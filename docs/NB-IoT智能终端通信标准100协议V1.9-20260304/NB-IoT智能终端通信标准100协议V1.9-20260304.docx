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3"/>
        <w:spacing w:before="61"/>
        <w:ind w:left="0" w:leftChars="0" w:right="-50" w:rightChars="0" w:hanging="15" w:firstLineChars="0"/>
        <w:jc w:val="center"/>
        <w:rPr>
          <w:rFonts w:hint="default" w:ascii="Arial" w:hAnsi="Arial" w:eastAsia="宋体" w:cs="Arial"/>
          <w:highlight w:val="none"/>
        </w:rPr>
      </w:pPr>
      <w:bookmarkStart w:id="0" w:name="_Toc8786"/>
      <w:bookmarkStart w:id="1" w:name="_Toc10967"/>
      <w:bookmarkStart w:id="2" w:name="_Toc30851"/>
      <w:r>
        <w:rPr>
          <w:rFonts w:hint="default" w:ascii="Arial" w:hAnsi="Arial" w:eastAsia="宋体" w:cs="Arial"/>
          <w:highlight w:val="none"/>
        </w:rPr>
        <w:t>NB-IoT</w:t>
      </w:r>
      <w:r>
        <w:rPr>
          <w:rFonts w:hint="default" w:ascii="Arial" w:hAnsi="Arial" w:eastAsia="宋体" w:cs="Arial"/>
          <w:spacing w:val="15"/>
          <w:highlight w:val="none"/>
        </w:rPr>
        <w:t xml:space="preserve"> 智能终端标准通信协议</w:t>
      </w:r>
      <w:bookmarkEnd w:id="0"/>
      <w:bookmarkEnd w:id="1"/>
      <w:bookmarkEnd w:id="2"/>
    </w:p>
    <w:p>
      <w:pPr>
        <w:pStyle w:val="2"/>
        <w:tabs>
          <w:tab w:val="left" w:pos="6013"/>
        </w:tabs>
        <w:rPr>
          <w:rFonts w:hint="eastAsia" w:ascii="Arial" w:hAnsi="Arial" w:eastAsia="宋体" w:cs="Arial"/>
          <w:sz w:val="32"/>
          <w:highlight w:val="none"/>
          <w:lang w:eastAsia="zh-CN"/>
        </w:rPr>
      </w:pPr>
      <w:r>
        <w:rPr>
          <w:rFonts w:hint="eastAsia" w:ascii="Arial" w:hAnsi="Arial" w:cs="Arial"/>
          <w:sz w:val="32"/>
          <w:highlight w:val="none"/>
          <w:lang w:eastAsia="zh-CN"/>
        </w:rPr>
        <w:tab/>
      </w:r>
    </w:p>
    <w:p>
      <w:pPr>
        <w:pStyle w:val="2"/>
        <w:spacing w:before="4"/>
        <w:rPr>
          <w:rFonts w:hint="default" w:ascii="Arial" w:hAnsi="Arial" w:eastAsia="宋体" w:cs="Arial"/>
          <w:sz w:val="27"/>
          <w:highlight w:val="none"/>
        </w:rPr>
      </w:pPr>
    </w:p>
    <w:p>
      <w:pPr>
        <w:pStyle w:val="5"/>
        <w:ind w:left="2716" w:right="3088" w:firstLine="0"/>
        <w:jc w:val="center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15"/>
          <w:highlight w:val="none"/>
        </w:rPr>
        <w:t>修订记录</w:t>
      </w:r>
    </w:p>
    <w:p>
      <w:pPr>
        <w:pStyle w:val="2"/>
        <w:spacing w:before="8" w:after="1"/>
        <w:rPr>
          <w:rFonts w:hint="default" w:ascii="Arial" w:hAnsi="Arial" w:eastAsia="宋体" w:cs="Arial"/>
          <w:b/>
          <w:sz w:val="28"/>
          <w:highlight w:val="none"/>
        </w:rPr>
      </w:pPr>
    </w:p>
    <w:tbl>
      <w:tblPr>
        <w:tblStyle w:val="13"/>
        <w:tblW w:w="1019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5"/>
        <w:gridCol w:w="1342"/>
        <w:gridCol w:w="1023"/>
        <w:gridCol w:w="643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5" w:type="dxa"/>
            <w:shd w:val="clear" w:color="auto" w:fill="BEBEBE"/>
          </w:tcPr>
          <w:p>
            <w:pPr>
              <w:pStyle w:val="2"/>
              <w:spacing w:before="0" w:line="295" w:lineRule="exact"/>
              <w:ind w:left="469" w:right="438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版本</w:t>
            </w:r>
          </w:p>
        </w:tc>
        <w:tc>
          <w:tcPr>
            <w:tcW w:w="1342" w:type="dxa"/>
            <w:shd w:val="clear" w:color="auto" w:fill="BEBEBE"/>
          </w:tcPr>
          <w:p>
            <w:pPr>
              <w:pStyle w:val="2"/>
              <w:spacing w:before="0" w:line="240" w:lineRule="auto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highlight w:val="none"/>
              </w:rPr>
            </w:pPr>
            <w:r>
              <w:rPr>
                <w:rFonts w:hint="default"/>
                <w:b/>
                <w:bCs/>
              </w:rPr>
              <w:t>日期</w:t>
            </w:r>
          </w:p>
        </w:tc>
        <w:tc>
          <w:tcPr>
            <w:tcW w:w="1023" w:type="dxa"/>
            <w:shd w:val="clear" w:color="auto" w:fill="BEBEBE"/>
          </w:tcPr>
          <w:p>
            <w:pPr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6430" w:type="dxa"/>
            <w:shd w:val="clear" w:color="auto" w:fill="BEBEBE"/>
          </w:tcPr>
          <w:p>
            <w:pPr>
              <w:pStyle w:val="2"/>
              <w:spacing w:before="0" w:line="295" w:lineRule="exact"/>
              <w:ind w:left="2706" w:right="2676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修改内容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15" w:hRule="atLeast"/>
        </w:trPr>
        <w:tc>
          <w:tcPr>
            <w:tcW w:w="1395" w:type="dxa"/>
          </w:tcPr>
          <w:p>
            <w:pPr>
              <w:pStyle w:val="2"/>
              <w:spacing w:before="30" w:line="266" w:lineRule="exact"/>
              <w:ind w:left="467" w:right="438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V1</w:t>
            </w:r>
            <w:r>
              <w:rPr>
                <w:rFonts w:hint="default"/>
              </w:rPr>
              <w:t>.0</w:t>
            </w:r>
          </w:p>
        </w:tc>
        <w:tc>
          <w:tcPr>
            <w:tcW w:w="1342" w:type="dxa"/>
          </w:tcPr>
          <w:p>
            <w:pPr>
              <w:pStyle w:val="2"/>
              <w:spacing w:before="30" w:line="266" w:lineRule="exact"/>
              <w:ind w:left="105" w:leftChars="0" w:hangingChars="5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2024.1.17</w:t>
            </w:r>
          </w:p>
        </w:tc>
        <w:tc>
          <w:tcPr>
            <w:tcW w:w="1023" w:type="dxa"/>
          </w:tcPr>
          <w:p>
            <w:pPr>
              <w:pStyle w:val="2"/>
              <w:spacing w:before="30" w:line="266" w:lineRule="exact"/>
              <w:ind w:left="105" w:leftChars="0" w:hangingChars="5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吕坤峰</w:t>
            </w:r>
          </w:p>
        </w:tc>
        <w:tc>
          <w:tcPr>
            <w:tcW w:w="6430" w:type="dxa"/>
          </w:tcPr>
          <w:p>
            <w:pPr>
              <w:pStyle w:val="2"/>
              <w:spacing w:before="30" w:line="266" w:lineRule="exact"/>
              <w:ind w:left="110" w:leftChars="50" w:firstLineChars="51"/>
              <w:jc w:val="left"/>
              <w:rPr>
                <w:rFonts w:hint="default"/>
              </w:rPr>
            </w:pPr>
            <w:r>
              <w:rPr>
                <w:rFonts w:hint="default"/>
              </w:rPr>
              <w:t>第一版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5" w:type="dxa"/>
          </w:tcPr>
          <w:p>
            <w:pPr>
              <w:pStyle w:val="2"/>
              <w:spacing w:before="0"/>
              <w:ind w:lef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V1.1</w:t>
            </w:r>
          </w:p>
        </w:tc>
        <w:tc>
          <w:tcPr>
            <w:tcW w:w="1342" w:type="dxa"/>
          </w:tcPr>
          <w:p>
            <w:pPr>
              <w:pStyle w:val="2"/>
              <w:spacing w:before="0"/>
              <w:ind w:left="105" w:leftChars="0" w:hangingChars="5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2024.7.2</w:t>
            </w:r>
          </w:p>
        </w:tc>
        <w:tc>
          <w:tcPr>
            <w:tcW w:w="1023" w:type="dxa"/>
          </w:tcPr>
          <w:p>
            <w:pPr>
              <w:pStyle w:val="2"/>
              <w:spacing w:before="0"/>
              <w:ind w:left="105" w:leftChars="0" w:hangingChars="5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王郑凯</w:t>
            </w:r>
          </w:p>
        </w:tc>
        <w:tc>
          <w:tcPr>
            <w:tcW w:w="6430" w:type="dxa"/>
          </w:tcPr>
          <w:p>
            <w:pPr>
              <w:pStyle w:val="2"/>
              <w:spacing w:before="0"/>
              <w:ind w:left="110" w:leftChars="50" w:firstLineChars="51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扩展2026H~2029H参数；</w:t>
            </w:r>
          </w:p>
          <w:p>
            <w:pPr>
              <w:pStyle w:val="2"/>
              <w:spacing w:before="0"/>
              <w:ind w:left="110" w:leftChars="50" w:firstLineChars="51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增加2104H反向流参数；</w:t>
            </w:r>
          </w:p>
          <w:p>
            <w:pPr>
              <w:pStyle w:val="2"/>
              <w:spacing w:before="0"/>
              <w:ind w:left="110" w:leftChars="50" w:firstLineChars="51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修改3004H的部分数据字段长度；</w:t>
            </w:r>
          </w:p>
          <w:p>
            <w:pPr>
              <w:pStyle w:val="2"/>
              <w:spacing w:before="0"/>
              <w:ind w:left="110" w:leftChars="50" w:firstLineChars="51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优化1004H~1009H的描述与格式；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5" w:type="dxa"/>
          </w:tcPr>
          <w:p>
            <w:pPr>
              <w:pStyle w:val="18"/>
              <w:spacing w:before="0"/>
              <w:ind w:left="0"/>
              <w:jc w:val="center"/>
              <w:rPr>
                <w:rFonts w:hint="default" w:ascii="Arial" w:hAnsi="Arial" w:eastAsia="宋体" w:cs="Arial"/>
                <w:sz w:val="22"/>
                <w:highlight w:val="none"/>
              </w:rPr>
            </w:pPr>
          </w:p>
        </w:tc>
        <w:tc>
          <w:tcPr>
            <w:tcW w:w="1342" w:type="dxa"/>
          </w:tcPr>
          <w:p>
            <w:pPr>
              <w:pStyle w:val="18"/>
              <w:spacing w:before="0"/>
              <w:ind w:left="110" w:leftChars="0" w:hanging="110" w:hangingChars="50"/>
              <w:jc w:val="center"/>
              <w:rPr>
                <w:rFonts w:hint="default" w:ascii="Arial" w:hAnsi="Arial" w:eastAsia="宋体" w:cs="Arial"/>
                <w:sz w:val="2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  <w:t>2024.9.4</w:t>
            </w:r>
          </w:p>
        </w:tc>
        <w:tc>
          <w:tcPr>
            <w:tcW w:w="1023" w:type="dxa"/>
          </w:tcPr>
          <w:p>
            <w:pPr>
              <w:pStyle w:val="18"/>
              <w:spacing w:before="0"/>
              <w:ind w:left="110" w:leftChars="0" w:hanging="110" w:hangingChars="50"/>
              <w:jc w:val="center"/>
              <w:rPr>
                <w:rFonts w:hint="eastAsia" w:ascii="Arial" w:hAnsi="Arial" w:eastAsia="宋体" w:cs="Arial"/>
                <w:sz w:val="2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  <w:t>王郑凯</w:t>
            </w:r>
          </w:p>
        </w:tc>
        <w:tc>
          <w:tcPr>
            <w:tcW w:w="6430" w:type="dxa"/>
          </w:tcPr>
          <w:p>
            <w:pPr>
              <w:pStyle w:val="18"/>
              <w:spacing w:before="0"/>
              <w:ind w:left="110" w:leftChars="50" w:firstLine="112" w:firstLineChars="51"/>
              <w:jc w:val="left"/>
              <w:rPr>
                <w:rFonts w:hint="default" w:ascii="Arial" w:hAnsi="Arial" w:eastAsia="宋体" w:cs="Arial"/>
                <w:sz w:val="2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  <w:t>更新超声首帧中昨天24小时，前5天日用气字节数，增加时间和数据数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5" w:type="dxa"/>
          </w:tcPr>
          <w:p>
            <w:pPr>
              <w:pStyle w:val="18"/>
              <w:spacing w:before="0"/>
              <w:ind w:left="0"/>
              <w:jc w:val="center"/>
              <w:rPr>
                <w:rFonts w:hint="default" w:ascii="Arial" w:hAnsi="Arial" w:eastAsia="宋体" w:cs="Arial"/>
                <w:sz w:val="2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  <w:t>V1.2</w:t>
            </w:r>
          </w:p>
        </w:tc>
        <w:tc>
          <w:tcPr>
            <w:tcW w:w="1342" w:type="dxa"/>
          </w:tcPr>
          <w:p>
            <w:pPr>
              <w:pStyle w:val="18"/>
              <w:spacing w:before="0"/>
              <w:ind w:left="110" w:leftChars="0" w:hanging="110" w:hangingChars="50"/>
              <w:jc w:val="center"/>
              <w:rPr>
                <w:rFonts w:hint="default" w:ascii="Arial" w:hAnsi="Arial" w:eastAsia="宋体" w:cs="Arial"/>
                <w:sz w:val="2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  <w:t>2024.11.27</w:t>
            </w:r>
          </w:p>
        </w:tc>
        <w:tc>
          <w:tcPr>
            <w:tcW w:w="1023" w:type="dxa"/>
          </w:tcPr>
          <w:p>
            <w:pPr>
              <w:pStyle w:val="18"/>
              <w:spacing w:before="0"/>
              <w:ind w:left="110" w:leftChars="0" w:hanging="110" w:hangingChars="50"/>
              <w:jc w:val="center"/>
              <w:rPr>
                <w:rFonts w:hint="default" w:ascii="Arial" w:hAnsi="Arial" w:eastAsia="宋体" w:cs="Arial"/>
                <w:sz w:val="2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  <w:t>王郑凯</w:t>
            </w:r>
          </w:p>
        </w:tc>
        <w:tc>
          <w:tcPr>
            <w:tcW w:w="6430" w:type="dxa"/>
          </w:tcPr>
          <w:p>
            <w:pPr>
              <w:pStyle w:val="18"/>
              <w:numPr>
                <w:ilvl w:val="0"/>
                <w:numId w:val="2"/>
              </w:numPr>
              <w:spacing w:before="0"/>
              <w:ind w:left="110" w:leftChars="50" w:firstLine="107" w:firstLineChars="51"/>
              <w:jc w:val="left"/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修订部分错别字；</w:t>
            </w:r>
          </w:p>
          <w:p>
            <w:pPr>
              <w:pStyle w:val="18"/>
              <w:numPr>
                <w:ilvl w:val="0"/>
                <w:numId w:val="2"/>
              </w:numPr>
              <w:spacing w:before="0"/>
              <w:ind w:left="110" w:leftChars="50" w:firstLine="107" w:firstLineChars="51"/>
              <w:jc w:val="left"/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明确余量的含义；</w:t>
            </w:r>
          </w:p>
          <w:p>
            <w:pPr>
              <w:pStyle w:val="18"/>
              <w:numPr>
                <w:ilvl w:val="0"/>
                <w:numId w:val="2"/>
              </w:numPr>
              <w:spacing w:before="0"/>
              <w:ind w:left="110" w:leftChars="50" w:firstLine="107" w:firstLineChars="51"/>
              <w:jc w:val="left"/>
              <w:rPr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重新调整0019H表具型号内容；</w:t>
            </w:r>
          </w:p>
          <w:p>
            <w:pPr>
              <w:pStyle w:val="18"/>
              <w:numPr>
                <w:ilvl w:val="0"/>
                <w:numId w:val="2"/>
              </w:numPr>
              <w:spacing w:before="0"/>
              <w:ind w:left="110" w:leftChars="50" w:firstLine="107" w:firstLineChars="51"/>
              <w:jc w:val="left"/>
              <w:rPr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支持读写的ID，增加对读、写两种方式的加密说明；</w:t>
            </w:r>
          </w:p>
          <w:p>
            <w:pPr>
              <w:pStyle w:val="18"/>
              <w:numPr>
                <w:ilvl w:val="0"/>
                <w:numId w:val="2"/>
              </w:numPr>
              <w:spacing w:before="0"/>
              <w:ind w:left="110" w:leftChars="50" w:firstLine="107" w:firstLineChars="51"/>
              <w:jc w:val="left"/>
              <w:rPr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修改“预结算一级”描述为“预结算余额不足一级”；修改“预结算二级”描述为“预结算透支”；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95" w:type="dxa"/>
          </w:tcPr>
          <w:p>
            <w:pPr>
              <w:pStyle w:val="18"/>
              <w:spacing w:before="0"/>
              <w:ind w:left="0"/>
              <w:jc w:val="center"/>
              <w:rPr>
                <w:rFonts w:hint="default" w:ascii="Arial" w:hAnsi="Arial" w:cs="Arial"/>
                <w:sz w:val="2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  <w:t>V1.3</w:t>
            </w:r>
          </w:p>
        </w:tc>
        <w:tc>
          <w:tcPr>
            <w:tcW w:w="1342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  <w:t>2024.12.27</w:t>
            </w:r>
          </w:p>
        </w:tc>
        <w:tc>
          <w:tcPr>
            <w:tcW w:w="1023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default" w:ascii="Arial" w:hAnsi="Arial" w:eastAsia="宋体" w:cs="Arial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  <w:t>王郑凯</w:t>
            </w:r>
          </w:p>
        </w:tc>
        <w:tc>
          <w:tcPr>
            <w:tcW w:w="6430" w:type="dxa"/>
            <w:vAlign w:val="top"/>
          </w:tcPr>
          <w:p>
            <w:pPr>
              <w:pStyle w:val="18"/>
              <w:numPr>
                <w:ilvl w:val="0"/>
                <w:numId w:val="3"/>
              </w:numPr>
              <w:spacing w:before="0"/>
              <w:ind w:left="110" w:leftChars="50" w:right="0" w:rightChars="0" w:firstLine="107" w:firstLineChars="51"/>
              <w:jc w:val="left"/>
              <w:rPr>
                <w:rFonts w:hint="eastAsia" w:ascii="Arial" w:hAnsi="Arial" w:cs="Arial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2"/>
                <w:highlight w:val="none"/>
                <w:lang w:val="en-US" w:eastAsia="zh-CN" w:bidi="ar-SA"/>
              </w:rPr>
              <w:t>增加“结算累积量类型”（0108H）；</w:t>
            </w:r>
          </w:p>
          <w:p>
            <w:pPr>
              <w:pStyle w:val="18"/>
              <w:numPr>
                <w:ilvl w:val="0"/>
                <w:numId w:val="3"/>
              </w:numPr>
              <w:spacing w:before="0"/>
              <w:ind w:left="110" w:leftChars="50" w:right="0" w:rightChars="0" w:firstLine="107" w:firstLineChars="51"/>
              <w:jc w:val="left"/>
              <w:rPr>
                <w:rFonts w:hint="eastAsia" w:ascii="Arial" w:hAnsi="Arial" w:cs="Arial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eastAsia="zh-CN"/>
              </w:rPr>
              <w:t>NB网络信号强度（</w:t>
            </w: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0011H</w:t>
            </w:r>
            <w:r>
              <w:rPr>
                <w:rFonts w:hint="eastAsia" w:ascii="Arial" w:hAnsi="Arial" w:cs="Arial"/>
                <w:sz w:val="21"/>
                <w:highlight w:val="none"/>
                <w:lang w:eastAsia="zh-CN"/>
              </w:rPr>
              <w:t>）</w:t>
            </w: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中修改单位的描述；</w:t>
            </w:r>
          </w:p>
          <w:p>
            <w:pPr>
              <w:pStyle w:val="18"/>
              <w:numPr>
                <w:ilvl w:val="0"/>
                <w:numId w:val="3"/>
              </w:numPr>
              <w:spacing w:before="0"/>
              <w:ind w:left="110" w:leftChars="50" w:right="0" w:rightChars="0" w:firstLine="107" w:firstLineChars="51"/>
              <w:jc w:val="left"/>
              <w:rPr>
                <w:rFonts w:hint="default" w:ascii="Arial" w:hAnsi="Arial" w:cs="Arial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修改高温、低温、高压、低压（2026H~2029H）的持续时间字段的大小端说明；</w:t>
            </w:r>
          </w:p>
          <w:p>
            <w:pPr>
              <w:pStyle w:val="18"/>
              <w:numPr>
                <w:ilvl w:val="0"/>
                <w:numId w:val="3"/>
              </w:numPr>
              <w:spacing w:before="0"/>
              <w:ind w:left="110" w:leftChars="50" w:right="0" w:rightChars="0" w:firstLine="107" w:firstLineChars="51"/>
              <w:jc w:val="left"/>
              <w:rPr>
                <w:rFonts w:hint="default" w:ascii="Arial" w:hAnsi="Arial" w:cs="Arial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修改注册应答（3001H）的描述为“注册帧”；</w:t>
            </w:r>
          </w:p>
          <w:p>
            <w:pPr>
              <w:pStyle w:val="18"/>
              <w:numPr>
                <w:ilvl w:val="0"/>
                <w:numId w:val="3"/>
              </w:numPr>
              <w:spacing w:before="0"/>
              <w:ind w:left="110" w:leftChars="50" w:right="0" w:rightChars="0" w:firstLine="107" w:firstLineChars="51"/>
              <w:jc w:val="left"/>
              <w:rPr>
                <w:rFonts w:hint="default" w:ascii="Arial" w:hAnsi="Arial" w:cs="Arial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修改</w:t>
            </w:r>
            <w:r>
              <w:rPr>
                <w:rFonts w:hint="eastAsia"/>
                <w:lang w:val="en-US" w:eastAsia="zh-CN"/>
              </w:rPr>
              <w:t>预结算功能参数设置（2103H）中的阀控bit位描述，从“普通关阀”修改为“关阀”；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95" w:type="dxa"/>
          </w:tcPr>
          <w:p>
            <w:pPr>
              <w:pStyle w:val="18"/>
              <w:spacing w:before="0"/>
              <w:ind w:left="0"/>
              <w:jc w:val="center"/>
              <w:rPr>
                <w:rFonts w:hint="default" w:ascii="Arial" w:hAnsi="Arial" w:cs="Arial"/>
                <w:sz w:val="2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  <w:t>V1.4</w:t>
            </w:r>
          </w:p>
        </w:tc>
        <w:tc>
          <w:tcPr>
            <w:tcW w:w="1342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default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  <w:t>2025.4.29</w:t>
            </w:r>
          </w:p>
        </w:tc>
        <w:tc>
          <w:tcPr>
            <w:tcW w:w="1023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default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  <w:t>王郑凯</w:t>
            </w:r>
          </w:p>
        </w:tc>
        <w:tc>
          <w:tcPr>
            <w:tcW w:w="6430" w:type="dxa"/>
            <w:vAlign w:val="top"/>
          </w:tcPr>
          <w:p>
            <w:pPr>
              <w:pStyle w:val="18"/>
              <w:numPr>
                <w:ilvl w:val="0"/>
                <w:numId w:val="4"/>
              </w:numPr>
              <w:spacing w:before="0"/>
              <w:ind w:left="110" w:leftChars="50" w:right="0" w:rightChars="0" w:firstLine="107" w:firstLineChars="51"/>
              <w:jc w:val="left"/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修改</w:t>
            </w:r>
            <w:r>
              <w:rPr>
                <w:rFonts w:hint="eastAsia" w:ascii="Arial" w:hAnsi="Arial" w:cs="Arial"/>
                <w:sz w:val="21"/>
                <w:highlight w:val="none"/>
                <w:lang w:eastAsia="zh-CN"/>
              </w:rPr>
              <w:t>主动上报数据集（超声）（</w:t>
            </w: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3004H</w:t>
            </w:r>
            <w:r>
              <w:rPr>
                <w:rFonts w:hint="eastAsia" w:ascii="Arial" w:hAnsi="Arial" w:cs="Arial"/>
                <w:sz w:val="21"/>
                <w:highlight w:val="none"/>
                <w:lang w:eastAsia="zh-CN"/>
              </w:rPr>
              <w:t>），</w:t>
            </w: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增加“结算累积量类型”；</w:t>
            </w:r>
          </w:p>
          <w:p>
            <w:pPr>
              <w:pStyle w:val="18"/>
              <w:numPr>
                <w:ilvl w:val="0"/>
                <w:numId w:val="4"/>
              </w:numPr>
              <w:spacing w:before="0"/>
              <w:ind w:left="110" w:leftChars="50" w:right="0" w:rightChars="0" w:firstLine="107" w:firstLineChars="51"/>
              <w:jc w:val="left"/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修改</w:t>
            </w:r>
            <w:r>
              <w:rPr>
                <w:rFonts w:hint="eastAsia" w:ascii="Arial" w:hAnsi="Arial" w:cs="Arial"/>
                <w:sz w:val="21"/>
                <w:highlight w:val="none"/>
                <w:lang w:eastAsia="zh-CN"/>
              </w:rPr>
              <w:t>读月工况、标况用气记录请求（</w:t>
            </w: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1009H</w:t>
            </w:r>
            <w:r>
              <w:rPr>
                <w:rFonts w:hint="eastAsia" w:ascii="Arial" w:hAnsi="Arial" w:cs="Arial"/>
                <w:sz w:val="21"/>
                <w:highlight w:val="none"/>
                <w:lang w:eastAsia="zh-CN"/>
              </w:rPr>
              <w:t>），</w:t>
            </w: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格式问题；</w:t>
            </w:r>
          </w:p>
          <w:p>
            <w:pPr>
              <w:pStyle w:val="18"/>
              <w:numPr>
                <w:ilvl w:val="0"/>
                <w:numId w:val="4"/>
              </w:numPr>
              <w:spacing w:before="0"/>
              <w:ind w:left="110" w:leftChars="50" w:right="0" w:rightChars="0" w:firstLine="107" w:firstLineChars="51"/>
              <w:jc w:val="left"/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统一描述：过流-&gt;异常大流量；累计量-&gt;累积量；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95" w:type="dxa"/>
          </w:tcPr>
          <w:p>
            <w:pPr>
              <w:pStyle w:val="18"/>
              <w:spacing w:before="0"/>
              <w:ind w:left="0"/>
              <w:jc w:val="center"/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  <w:t>V1.5</w:t>
            </w:r>
          </w:p>
        </w:tc>
        <w:tc>
          <w:tcPr>
            <w:tcW w:w="1342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  <w:t>2025.5.26</w:t>
            </w:r>
          </w:p>
        </w:tc>
        <w:tc>
          <w:tcPr>
            <w:tcW w:w="1023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  <w:t>陈晓</w:t>
            </w:r>
          </w:p>
        </w:tc>
        <w:tc>
          <w:tcPr>
            <w:tcW w:w="6430" w:type="dxa"/>
            <w:vAlign w:val="top"/>
          </w:tcPr>
          <w:p>
            <w:pPr>
              <w:pStyle w:val="18"/>
              <w:numPr>
                <w:ilvl w:val="0"/>
                <w:numId w:val="5"/>
              </w:numPr>
              <w:spacing w:before="0"/>
              <w:ind w:left="222" w:leftChars="101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增加</w:t>
            </w:r>
            <w:r>
              <w:rPr>
                <w:rFonts w:hint="eastAsia"/>
                <w:lang w:val="en-US" w:eastAsia="zh-CN"/>
              </w:rPr>
              <w:t>2105H-210B指令</w:t>
            </w:r>
          </w:p>
          <w:p>
            <w:pPr>
              <w:pStyle w:val="18"/>
              <w:numPr>
                <w:ilvl w:val="0"/>
                <w:numId w:val="5"/>
              </w:numPr>
              <w:spacing w:before="0"/>
              <w:ind w:left="222" w:leftChars="101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表A.1.2 增加计量电池断开报警。 </w:t>
            </w:r>
          </w:p>
          <w:p>
            <w:pPr>
              <w:pStyle w:val="18"/>
              <w:numPr>
                <w:ilvl w:val="0"/>
                <w:numId w:val="5"/>
              </w:numPr>
              <w:spacing w:before="0"/>
              <w:ind w:left="222" w:leftChars="101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3004H ID增加 </w:t>
            </w:r>
          </w:p>
          <w:p>
            <w:pPr>
              <w:pStyle w:val="18"/>
              <w:numPr>
                <w:ilvl w:val="-1"/>
                <w:numId w:val="0"/>
              </w:numPr>
              <w:spacing w:before="0"/>
              <w:ind w:left="222" w:leftChars="101" w:right="0" w:rightChars="0" w:firstLine="0" w:firstLineChars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eastAsia="zh-CN"/>
              </w:rPr>
              <w:t>32：计量电池电压低上报</w:t>
            </w:r>
          </w:p>
          <w:p>
            <w:pPr>
              <w:pStyle w:val="18"/>
              <w:numPr>
                <w:ilvl w:val="-1"/>
                <w:numId w:val="0"/>
              </w:numPr>
              <w:spacing w:before="0"/>
              <w:ind w:left="222" w:leftChars="101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：计量电池断开告警上报</w:t>
            </w:r>
          </w:p>
          <w:p>
            <w:pPr>
              <w:pStyle w:val="18"/>
              <w:numPr>
                <w:ilvl w:val="0"/>
                <w:numId w:val="5"/>
              </w:numPr>
              <w:spacing w:before="0"/>
              <w:ind w:left="222" w:leftChars="101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事件记录增加 </w:t>
            </w:r>
          </w:p>
          <w:p>
            <w:pPr>
              <w:pStyle w:val="18"/>
              <w:numPr>
                <w:ilvl w:val="-1"/>
                <w:numId w:val="0"/>
              </w:numPr>
              <w:spacing w:before="0"/>
              <w:ind w:left="222" w:leftChars="101" w:right="0" w:rightChars="0" w:firstLine="0" w:firstLineChars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  <w:lang w:eastAsia="zh-CN"/>
              </w:rPr>
              <w:t>001CH</w:t>
            </w:r>
            <w:r>
              <w:rPr>
                <w:rFonts w:hint="eastAsia"/>
                <w:lang w:eastAsia="zh-CN"/>
              </w:rPr>
              <w:tab/>
            </w:r>
            <w:r>
              <w:rPr>
                <w:rFonts w:hint="eastAsia"/>
                <w:lang w:eastAsia="zh-CN"/>
              </w:rPr>
              <w:t>计量电池低电</w:t>
            </w:r>
          </w:p>
          <w:p>
            <w:pPr>
              <w:pStyle w:val="18"/>
              <w:numPr>
                <w:ilvl w:val="-1"/>
                <w:numId w:val="0"/>
              </w:numPr>
              <w:spacing w:before="0"/>
              <w:ind w:left="0" w:leftChars="0" w:right="0" w:rightChars="0" w:firstLine="0" w:firstLineChars="0"/>
              <w:jc w:val="left"/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</w:p>
          <w:p>
            <w:pPr>
              <w:pStyle w:val="18"/>
              <w:numPr>
                <w:ilvl w:val="-1"/>
                <w:numId w:val="0"/>
              </w:numPr>
              <w:spacing w:before="0"/>
              <w:ind w:left="222" w:leftChars="101" w:right="0" w:rightChars="0" w:firstLine="0" w:firstLineChars="0"/>
              <w:jc w:val="left"/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90" w:hRule="atLeast"/>
        </w:trPr>
        <w:tc>
          <w:tcPr>
            <w:tcW w:w="1395" w:type="dxa"/>
          </w:tcPr>
          <w:p>
            <w:pPr>
              <w:pStyle w:val="18"/>
              <w:spacing w:before="0"/>
              <w:ind w:left="0"/>
              <w:jc w:val="center"/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  <w:t>V1.6</w:t>
            </w:r>
          </w:p>
        </w:tc>
        <w:tc>
          <w:tcPr>
            <w:tcW w:w="1342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bookmarkStart w:id="3" w:name="OLE_LINK2"/>
            <w:r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  <w:t>2025.8.19</w:t>
            </w:r>
            <w:bookmarkEnd w:id="3"/>
          </w:p>
        </w:tc>
        <w:tc>
          <w:tcPr>
            <w:tcW w:w="1023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  <w:t>陈晓</w:t>
            </w:r>
          </w:p>
        </w:tc>
        <w:tc>
          <w:tcPr>
            <w:tcW w:w="6430" w:type="dxa"/>
            <w:vAlign w:val="top"/>
          </w:tcPr>
          <w:p>
            <w:pPr>
              <w:pStyle w:val="18"/>
              <w:numPr>
                <w:ilvl w:val="0"/>
                <w:numId w:val="6"/>
              </w:numPr>
              <w:spacing w:before="0"/>
              <w:ind w:left="222" w:leftChars="101" w:right="0" w:rightChars="0" w:firstLine="0" w:firstLineChars="0"/>
              <w:jc w:val="left"/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修改1004</w:t>
            </w:r>
            <w:r>
              <w:rPr>
                <w:rFonts w:hint="eastAsia"/>
                <w:lang w:val="en-US" w:eastAsia="zh-CN"/>
              </w:rPr>
              <w:t>H 指令内容描述</w:t>
            </w:r>
          </w:p>
          <w:p>
            <w:pPr>
              <w:pStyle w:val="18"/>
              <w:numPr>
                <w:ilvl w:val="0"/>
                <w:numId w:val="6"/>
              </w:numPr>
              <w:spacing w:before="0"/>
              <w:ind w:left="222" w:leftChars="101" w:right="0" w:rightChars="0" w:firstLine="0" w:firstLineChars="0"/>
              <w:jc w:val="left"/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修改2000</w:t>
            </w:r>
            <w:r>
              <w:rPr>
                <w:rFonts w:hint="eastAsia"/>
                <w:lang w:val="en-US" w:eastAsia="zh-CN"/>
              </w:rPr>
              <w:t>H 内容增加金卡</w:t>
            </w:r>
            <w:r>
              <w:rPr>
                <w:rFonts w:hint="default"/>
              </w:rPr>
              <w:t>厂商ID</w:t>
            </w:r>
            <w:r>
              <w:rPr>
                <w:rFonts w:hint="eastAsia"/>
                <w:lang w:val="en-US" w:eastAsia="zh-CN"/>
              </w:rPr>
              <w:t>定义值</w:t>
            </w:r>
          </w:p>
          <w:p>
            <w:pPr>
              <w:pStyle w:val="18"/>
              <w:numPr>
                <w:ilvl w:val="0"/>
                <w:numId w:val="6"/>
              </w:numPr>
              <w:spacing w:before="0"/>
              <w:ind w:left="222" w:leftChars="101" w:right="0" w:rightChars="0" w:firstLine="0" w:firstLineChars="0"/>
              <w:jc w:val="left"/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修改</w:t>
            </w:r>
            <w:r>
              <w:rPr>
                <w:rFonts w:hint="default"/>
              </w:rPr>
              <w:t>200CH</w:t>
            </w:r>
            <w:r>
              <w:rPr>
                <w:rFonts w:hint="eastAsia"/>
                <w:lang w:val="en-US" w:eastAsia="zh-CN"/>
              </w:rPr>
              <w:t xml:space="preserve">  定义默认值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95" w:type="dxa"/>
          </w:tcPr>
          <w:p>
            <w:pPr>
              <w:pStyle w:val="18"/>
              <w:spacing w:before="0"/>
              <w:ind w:left="0"/>
              <w:jc w:val="center"/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2"/>
                <w:highlight w:val="none"/>
                <w:lang w:val="en-US" w:eastAsia="zh-CN"/>
              </w:rPr>
              <w:t>V1.7</w:t>
            </w:r>
          </w:p>
        </w:tc>
        <w:tc>
          <w:tcPr>
            <w:tcW w:w="1342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  <w:t>2025.9.22</w:t>
            </w:r>
          </w:p>
        </w:tc>
        <w:tc>
          <w:tcPr>
            <w:tcW w:w="1023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2"/>
                <w:szCs w:val="22"/>
                <w:highlight w:val="none"/>
                <w:lang w:val="en-US" w:eastAsia="zh-CN" w:bidi="ar-SA"/>
              </w:rPr>
              <w:t>陈晓</w:t>
            </w:r>
          </w:p>
        </w:tc>
        <w:tc>
          <w:tcPr>
            <w:tcW w:w="6430" w:type="dxa"/>
            <w:vAlign w:val="top"/>
          </w:tcPr>
          <w:p>
            <w:pPr>
              <w:pStyle w:val="18"/>
              <w:numPr>
                <w:ilvl w:val="-1"/>
                <w:numId w:val="0"/>
              </w:numPr>
              <w:spacing w:before="0"/>
              <w:ind w:left="0" w:leftChars="0" w:right="0" w:rightChars="0" w:firstLine="0" w:firstLineChars="0"/>
              <w:jc w:val="left"/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 xml:space="preserve">   1、  修改0019</w:t>
            </w:r>
            <w:r>
              <w:rPr>
                <w:rFonts w:hint="eastAsia"/>
                <w:lang w:val="en-US" w:eastAsia="zh-CN"/>
              </w:rPr>
              <w:t>H 扩展表具规格型号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95" w:type="dxa"/>
          </w:tcPr>
          <w:p>
            <w:pPr>
              <w:pStyle w:val="18"/>
              <w:spacing w:before="0"/>
              <w:ind w:left="0"/>
              <w:jc w:val="center"/>
              <w:rPr>
                <w:rFonts w:hint="default" w:ascii="Arial" w:hAnsi="Arial" w:cs="Arial"/>
                <w:sz w:val="22"/>
                <w:highlight w:val="none"/>
                <w:lang w:val="en-US" w:eastAsia="zh-CN"/>
              </w:rPr>
            </w:pPr>
            <w:ins w:id="0" w:author="G001143" w:date="2025-11-12T15:29:06Z">
              <w:r>
                <w:rPr>
                  <w:rFonts w:hint="eastAsia" w:ascii="Arial" w:hAnsi="Arial" w:cs="Arial"/>
                  <w:sz w:val="22"/>
                  <w:highlight w:val="none"/>
                  <w:lang w:val="en-US" w:eastAsia="zh-CN"/>
                </w:rPr>
                <w:t>V1</w:t>
              </w:r>
            </w:ins>
            <w:ins w:id="1" w:author="G001143" w:date="2025-11-12T15:29:07Z">
              <w:r>
                <w:rPr>
                  <w:rFonts w:hint="eastAsia" w:ascii="Arial" w:hAnsi="Arial" w:cs="Arial"/>
                  <w:sz w:val="22"/>
                  <w:highlight w:val="none"/>
                  <w:lang w:val="en-US" w:eastAsia="zh-CN"/>
                </w:rPr>
                <w:t>.8</w:t>
              </w:r>
            </w:ins>
          </w:p>
        </w:tc>
        <w:tc>
          <w:tcPr>
            <w:tcW w:w="1342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default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ins w:id="2" w:author="G001143" w:date="2025-11-12T15:29:08Z"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20</w:t>
              </w:r>
            </w:ins>
            <w:ins w:id="3" w:author="G001143" w:date="2025-11-12T15:29:09Z"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25.11</w:t>
              </w:r>
            </w:ins>
            <w:ins w:id="4" w:author="G001143" w:date="2025-11-12T15:29:10Z"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.12</w:t>
              </w:r>
            </w:ins>
          </w:p>
        </w:tc>
        <w:tc>
          <w:tcPr>
            <w:tcW w:w="1023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rFonts w:hint="default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ins w:id="5" w:author="G001143" w:date="2025-11-12T15:29:13Z"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毛凯烨</w:t>
              </w:r>
            </w:ins>
          </w:p>
        </w:tc>
        <w:tc>
          <w:tcPr>
            <w:tcW w:w="6430" w:type="dxa"/>
            <w:vAlign w:val="top"/>
          </w:tcPr>
          <w:p>
            <w:pPr>
              <w:pStyle w:val="18"/>
              <w:numPr>
                <w:ilvl w:val="0"/>
                <w:numId w:val="7"/>
              </w:numPr>
              <w:spacing w:before="0"/>
              <w:ind w:left="175" w:leftChars="0" w:right="0" w:rightChars="0" w:firstLine="0" w:firstLineChars="0"/>
              <w:jc w:val="left"/>
              <w:rPr>
                <w:ins w:id="6" w:author="G001143" w:date="2025-11-13T11:24:55Z"/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ins w:id="7" w:author="G001143" w:date="2025-11-13T11:23:43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使用</w:t>
              </w:r>
            </w:ins>
            <w:ins w:id="8" w:author="G001143" w:date="2025-11-13T11:23:50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终端</w:t>
              </w:r>
            </w:ins>
            <w:ins w:id="9" w:author="G001143" w:date="2025-11-13T11:23:51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状态</w:t>
              </w:r>
            </w:ins>
            <w:ins w:id="10" w:author="G001143" w:date="2025-11-13T11:23:52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位</w:t>
              </w:r>
            </w:ins>
            <w:ins w:id="11" w:author="G001143" w:date="2025-11-13T11:23:53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，</w:t>
              </w:r>
            </w:ins>
            <w:ins w:id="12" w:author="G001143" w:date="2025-11-13T11:23:54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标示</w:t>
              </w:r>
            </w:ins>
            <w:ins w:id="13" w:author="G001143" w:date="2025-11-13T11:23:58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保压</w:t>
              </w:r>
            </w:ins>
            <w:ins w:id="14" w:author="G001143" w:date="2025-11-13T11:23:59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测试</w:t>
              </w:r>
            </w:ins>
            <w:ins w:id="15" w:author="G001143" w:date="2025-11-13T11:24:01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结果</w:t>
              </w:r>
            </w:ins>
            <w:ins w:id="16" w:author="G001143" w:date="2025-11-12T15:30:36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 xml:space="preserve"> </w:t>
              </w:r>
            </w:ins>
          </w:p>
          <w:p>
            <w:pPr>
              <w:pStyle w:val="18"/>
              <w:numPr>
                <w:ilvl w:val="0"/>
                <w:numId w:val="7"/>
              </w:numPr>
              <w:spacing w:before="0"/>
              <w:ind w:left="175" w:leftChars="0" w:right="0" w:rightChars="0" w:firstLine="0" w:firstLineChars="0"/>
              <w:jc w:val="left"/>
              <w:rPr>
                <w:ins w:id="17" w:author="G001143" w:date="2025-11-13T11:23:42Z"/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ins w:id="18" w:author="G001143" w:date="2025-11-13T11:24:57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增加</w:t>
              </w:r>
            </w:ins>
            <w:ins w:id="19" w:author="G001143" w:date="2025-11-13T11:24:58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保压测试</w:t>
              </w:r>
            </w:ins>
            <w:ins w:id="20" w:author="G001143" w:date="2025-11-13T11:24:59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结束</w:t>
              </w:r>
            </w:ins>
            <w:ins w:id="21" w:author="G001143" w:date="2025-11-13T11:25:00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上报</w:t>
              </w:r>
            </w:ins>
            <w:ins w:id="22" w:author="G001143" w:date="2025-11-13T11:25:01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类型</w:t>
              </w:r>
            </w:ins>
          </w:p>
          <w:p>
            <w:pPr>
              <w:pStyle w:val="18"/>
              <w:numPr>
                <w:ilvl w:val="0"/>
                <w:numId w:val="7"/>
              </w:numPr>
              <w:spacing w:before="0"/>
              <w:ind w:left="175" w:leftChars="0" w:right="0" w:rightChars="0" w:firstLine="0" w:firstLineChars="0"/>
              <w:jc w:val="left"/>
              <w:rPr>
                <w:ins w:id="23" w:author="G001143" w:date="2025-11-12T15:32:27Z"/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ins w:id="24" w:author="G001143" w:date="2025-11-12T15:31:06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增加</w:t>
              </w:r>
            </w:ins>
            <w:ins w:id="25" w:author="G001143" w:date="2025-11-12T15:31:22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210CH</w:t>
              </w:r>
            </w:ins>
            <w:ins w:id="26" w:author="G001143" w:date="2025-11-12T15:31:26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指令</w:t>
              </w:r>
            </w:ins>
            <w:ins w:id="27" w:author="G001143" w:date="2025-11-12T15:32:22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，</w:t>
              </w:r>
            </w:ins>
            <w:ins w:id="28" w:author="G001143" w:date="2025-11-12T15:32:24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启动</w:t>
              </w:r>
            </w:ins>
            <w:ins w:id="29" w:author="G001143" w:date="2025-11-12T15:32:25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保压测试</w:t>
              </w:r>
            </w:ins>
          </w:p>
          <w:p>
            <w:pPr>
              <w:pStyle w:val="18"/>
              <w:numPr>
                <w:ilvl w:val="0"/>
                <w:numId w:val="7"/>
              </w:numPr>
              <w:spacing w:before="0"/>
              <w:ind w:left="175" w:leftChars="0" w:right="0" w:rightChars="0" w:firstLine="0" w:firstLineChars="0"/>
              <w:jc w:val="left"/>
              <w:rPr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ins w:id="30" w:author="G001143" w:date="2025-11-12T15:32:28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 xml:space="preserve"> </w:t>
              </w:r>
            </w:ins>
            <w:ins w:id="31" w:author="G001143" w:date="2025-11-12T15:32:29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增加</w:t>
              </w:r>
            </w:ins>
            <w:ins w:id="32" w:author="G001143" w:date="2025-11-12T15:32:32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保压</w:t>
              </w:r>
            </w:ins>
            <w:ins w:id="33" w:author="G001143" w:date="2025-11-12T15:32:33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测试</w:t>
              </w:r>
            </w:ins>
            <w:ins w:id="34" w:author="G001143" w:date="2025-11-12T15:32:34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结果</w:t>
              </w:r>
            </w:ins>
            <w:ins w:id="35" w:author="G001143" w:date="2025-11-12T15:32:36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事件记录</w:t>
              </w:r>
            </w:ins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90" w:hRule="atLeast"/>
          <w:ins w:id="36" w:author="G012787" w:date="2026-02-04T16:25:04Z"/>
        </w:trPr>
        <w:tc>
          <w:tcPr>
            <w:tcW w:w="1395" w:type="dxa"/>
          </w:tcPr>
          <w:p>
            <w:pPr>
              <w:pStyle w:val="18"/>
              <w:spacing w:before="0"/>
              <w:ind w:left="0"/>
              <w:jc w:val="center"/>
              <w:rPr>
                <w:ins w:id="37" w:author="G012787" w:date="2026-02-04T16:25:04Z"/>
                <w:rFonts w:hint="default" w:ascii="Arial" w:hAnsi="Arial" w:cs="Arial"/>
                <w:sz w:val="22"/>
                <w:highlight w:val="none"/>
                <w:lang w:val="en-US" w:eastAsia="zh-CN"/>
              </w:rPr>
            </w:pPr>
            <w:ins w:id="38" w:author="G012787" w:date="2026-02-04T16:25:06Z">
              <w:r>
                <w:rPr>
                  <w:rFonts w:hint="eastAsia" w:ascii="Arial" w:hAnsi="Arial" w:cs="Arial"/>
                  <w:sz w:val="22"/>
                  <w:highlight w:val="none"/>
                  <w:lang w:val="en-US" w:eastAsia="zh-CN"/>
                </w:rPr>
                <w:t>V</w:t>
              </w:r>
            </w:ins>
            <w:ins w:id="39" w:author="G012787" w:date="2026-02-04T16:25:11Z">
              <w:r>
                <w:rPr>
                  <w:rFonts w:hint="eastAsia" w:ascii="Arial" w:hAnsi="Arial" w:cs="Arial"/>
                  <w:sz w:val="22"/>
                  <w:highlight w:val="none"/>
                  <w:lang w:val="en-US" w:eastAsia="zh-CN"/>
                </w:rPr>
                <w:t>1</w:t>
              </w:r>
            </w:ins>
            <w:ins w:id="40" w:author="G012787" w:date="2026-02-04T16:25:12Z">
              <w:r>
                <w:rPr>
                  <w:rFonts w:hint="eastAsia" w:ascii="Arial" w:hAnsi="Arial" w:cs="Arial"/>
                  <w:sz w:val="22"/>
                  <w:highlight w:val="none"/>
                  <w:lang w:val="en-US" w:eastAsia="zh-CN"/>
                </w:rPr>
                <w:t>.9</w:t>
              </w:r>
            </w:ins>
          </w:p>
        </w:tc>
        <w:tc>
          <w:tcPr>
            <w:tcW w:w="1342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ins w:id="41" w:author="G012787" w:date="2026-02-04T16:25:04Z"/>
                <w:rFonts w:hint="default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ins w:id="42" w:author="G012787" w:date="2026-02-04T16:25:14Z"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202</w:t>
              </w:r>
            </w:ins>
            <w:ins w:id="43" w:author="G012787" w:date="2026-02-04T16:25:15Z"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6.</w:t>
              </w:r>
            </w:ins>
            <w:ins w:id="44" w:author="G012787" w:date="2026-02-04T16:25:16Z"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0</w:t>
              </w:r>
            </w:ins>
            <w:ins w:id="45" w:author="G012787" w:date="2026-03-05T09:27:03Z"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3</w:t>
              </w:r>
            </w:ins>
            <w:ins w:id="46" w:author="G012787" w:date="2026-02-04T16:25:17Z">
              <w:bookmarkStart w:id="135" w:name="_GoBack"/>
              <w:bookmarkEnd w:id="135"/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.</w:t>
              </w:r>
            </w:ins>
            <w:ins w:id="47" w:author="G012787" w:date="2026-02-04T16:25:18Z"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04</w:t>
              </w:r>
            </w:ins>
          </w:p>
        </w:tc>
        <w:tc>
          <w:tcPr>
            <w:tcW w:w="1023" w:type="dxa"/>
            <w:vAlign w:val="top"/>
          </w:tcPr>
          <w:p>
            <w:pPr>
              <w:pStyle w:val="18"/>
              <w:spacing w:before="0"/>
              <w:ind w:left="110" w:leftChars="0" w:right="0" w:rightChars="0" w:hanging="110" w:hangingChars="50"/>
              <w:jc w:val="center"/>
              <w:rPr>
                <w:ins w:id="48" w:author="G012787" w:date="2026-02-04T16:25:04Z"/>
                <w:rFonts w:hint="default" w:ascii="Arial" w:hAnsi="Arial" w:cs="Arial"/>
                <w:sz w:val="22"/>
                <w:szCs w:val="22"/>
                <w:highlight w:val="none"/>
                <w:lang w:val="en-US" w:eastAsia="zh-CN" w:bidi="ar-SA"/>
              </w:rPr>
            </w:pPr>
            <w:ins w:id="49" w:author="G012787" w:date="2026-02-04T16:25:32Z"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吴周</w:t>
              </w:r>
            </w:ins>
            <w:ins w:id="50" w:author="G012787" w:date="2026-02-04T16:25:35Z">
              <w:r>
                <w:rPr>
                  <w:rFonts w:hint="eastAsia" w:ascii="Arial" w:hAnsi="Arial" w:cs="Arial"/>
                  <w:sz w:val="22"/>
                  <w:szCs w:val="22"/>
                  <w:highlight w:val="none"/>
                  <w:lang w:val="en-US" w:eastAsia="zh-CN" w:bidi="ar-SA"/>
                </w:rPr>
                <w:t>勇</w:t>
              </w:r>
            </w:ins>
          </w:p>
        </w:tc>
        <w:tc>
          <w:tcPr>
            <w:tcW w:w="6430" w:type="dxa"/>
            <w:vAlign w:val="top"/>
          </w:tcPr>
          <w:p>
            <w:pPr>
              <w:pStyle w:val="18"/>
              <w:numPr>
                <w:ilvl w:val="0"/>
                <w:numId w:val="8"/>
              </w:numPr>
              <w:spacing w:before="0"/>
              <w:ind w:left="0" w:leftChars="0" w:right="0" w:rightChars="0" w:firstLine="210" w:firstLineChars="100"/>
              <w:jc w:val="left"/>
              <w:rPr>
                <w:ins w:id="51" w:author="G012787" w:date="2026-03-03T18:37:35Z"/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ins w:id="52" w:author="G012787" w:date="2026-02-04T16:26:21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增加</w:t>
              </w:r>
            </w:ins>
            <w:ins w:id="53" w:author="G012787" w:date="2026-02-04T16:26:22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0109H</w:t>
              </w:r>
            </w:ins>
            <w:ins w:id="54" w:author="G012787" w:date="2026-02-04T16:26:26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指令</w:t>
              </w:r>
            </w:ins>
            <w:ins w:id="55" w:author="G012787" w:date="2026-02-04T16:26:27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，</w:t>
              </w:r>
            </w:ins>
            <w:ins w:id="56" w:author="G012787" w:date="2026-02-04T16:26:50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获取</w:t>
              </w:r>
            </w:ins>
            <w:ins w:id="57" w:author="G012787" w:date="2026-02-04T16:26:22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当前大气压力</w:t>
              </w:r>
            </w:ins>
          </w:p>
          <w:p>
            <w:pPr>
              <w:pStyle w:val="18"/>
              <w:numPr>
                <w:ilvl w:val="0"/>
                <w:numId w:val="8"/>
              </w:numPr>
              <w:spacing w:before="0"/>
              <w:ind w:left="0" w:leftChars="0" w:right="0" w:rightChars="0" w:firstLine="210" w:firstLineChars="100"/>
              <w:jc w:val="left"/>
              <w:rPr>
                <w:ins w:id="58" w:author="G012787" w:date="2026-03-03T18:40:03Z"/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ins w:id="59" w:author="G012787" w:date="2026-03-03T18:37:41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增加</w:t>
              </w:r>
            </w:ins>
            <w:ins w:id="60" w:author="G012787" w:date="2026-03-03T18:37:36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010AH</w:t>
              </w:r>
            </w:ins>
            <w:ins w:id="61" w:author="G012787" w:date="2026-03-03T18:37:44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指令，</w:t>
              </w:r>
            </w:ins>
            <w:ins w:id="62" w:author="G012787" w:date="2026-03-03T18:37:46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获取</w:t>
              </w:r>
            </w:ins>
            <w:ins w:id="63" w:author="G012787" w:date="2026-03-03T18:37:36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 xml:space="preserve"> 压力传感器超期未校准剩余时间</w:t>
              </w:r>
            </w:ins>
          </w:p>
          <w:p>
            <w:pPr>
              <w:pStyle w:val="18"/>
              <w:numPr>
                <w:ilvl w:val="0"/>
                <w:numId w:val="8"/>
              </w:numPr>
              <w:spacing w:before="0"/>
              <w:ind w:left="0" w:leftChars="0" w:right="0" w:rightChars="0" w:firstLine="210" w:firstLineChars="100"/>
              <w:jc w:val="left"/>
              <w:rPr>
                <w:ins w:id="64" w:author="G012787" w:date="2026-03-03T18:40:04Z"/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ins w:id="65" w:author="G012787" w:date="2026-03-03T18:40:04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表 A.1.2 终端状态字，增加相对压力过高报警、相对压力过低报警、压力传感器超期未校准报警状态位</w:t>
              </w:r>
            </w:ins>
          </w:p>
          <w:p>
            <w:pPr>
              <w:pStyle w:val="18"/>
              <w:numPr>
                <w:ilvl w:val="0"/>
                <w:numId w:val="8"/>
              </w:numPr>
              <w:spacing w:before="0"/>
              <w:ind w:left="0" w:leftChars="0" w:right="0" w:rightChars="0" w:firstLine="210" w:firstLineChars="100"/>
              <w:jc w:val="left"/>
              <w:rPr>
                <w:ins w:id="66" w:author="G012787" w:date="2026-02-04T16:27:54Z"/>
                <w:rFonts w:hint="eastAsia" w:ascii="Arial" w:hAnsi="Arial" w:cs="Arial"/>
                <w:sz w:val="21"/>
                <w:highlight w:val="none"/>
                <w:lang w:val="en-US" w:eastAsia="zh-CN"/>
              </w:rPr>
            </w:pPr>
            <w:ins w:id="67" w:author="G012787" w:date="2026-03-03T18:40:04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表 A.1.3 终端厂商自定义终端状态，增加环境大气压传感器异常状态位</w:t>
              </w:r>
            </w:ins>
          </w:p>
          <w:p>
            <w:pPr>
              <w:pStyle w:val="18"/>
              <w:numPr>
                <w:ilvl w:val="0"/>
                <w:numId w:val="8"/>
              </w:numPr>
              <w:spacing w:before="0"/>
              <w:ind w:left="0" w:leftChars="0" w:right="0" w:rightChars="0" w:firstLine="210" w:firstLineChars="100"/>
              <w:jc w:val="left"/>
              <w:rPr>
                <w:ins w:id="68" w:author="G012787" w:date="2026-02-04T16:28:13Z"/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ins w:id="69" w:author="G012787" w:date="2026-02-04T16:27:59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增加</w:t>
              </w:r>
            </w:ins>
            <w:ins w:id="70" w:author="G012787" w:date="2026-02-04T16:28:07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100AH</w:t>
              </w:r>
            </w:ins>
            <w:ins w:id="71" w:author="G012787" w:date="2026-02-04T16:28:11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指令</w:t>
              </w:r>
            </w:ins>
            <w:ins w:id="72" w:author="G012787" w:date="2026-02-04T16:28:07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，读分钟用气冻结记录</w:t>
              </w:r>
            </w:ins>
          </w:p>
          <w:p>
            <w:pPr>
              <w:pStyle w:val="18"/>
              <w:numPr>
                <w:ilvl w:val="0"/>
                <w:numId w:val="8"/>
              </w:numPr>
              <w:spacing w:before="0"/>
              <w:ind w:left="0" w:leftChars="0" w:right="0" w:rightChars="0" w:firstLine="210" w:firstLineChars="100"/>
              <w:jc w:val="left"/>
              <w:rPr>
                <w:ins w:id="73" w:author="G012787" w:date="2026-02-04T16:30:23Z"/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ins w:id="74" w:author="G012787" w:date="2026-02-04T16:30:12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增加</w:t>
              </w:r>
            </w:ins>
            <w:ins w:id="75" w:author="G012787" w:date="2026-02-04T16:30:07Z">
              <w:r>
                <w:rPr>
                  <w:rFonts w:hint="default" w:ascii="Arial" w:hAnsi="Arial" w:cs="Arial"/>
                  <w:sz w:val="21"/>
                  <w:highlight w:val="none"/>
                  <w:lang w:val="en-US" w:eastAsia="zh-CN"/>
                </w:rPr>
                <w:t>210DH</w:t>
              </w:r>
            </w:ins>
            <w:ins w:id="76" w:author="G012787" w:date="2026-02-04T16:30:15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指令</w:t>
              </w:r>
            </w:ins>
            <w:ins w:id="77" w:author="G012787" w:date="2026-02-04T16:30:07Z">
              <w:r>
                <w:rPr>
                  <w:rFonts w:hint="default" w:ascii="Arial" w:hAnsi="Arial" w:cs="Arial"/>
                  <w:sz w:val="21"/>
                  <w:highlight w:val="none"/>
                  <w:lang w:val="en-US" w:eastAsia="zh-CN"/>
                </w:rPr>
                <w:t>，相对高压报警参数设置</w:t>
              </w:r>
            </w:ins>
          </w:p>
          <w:p>
            <w:pPr>
              <w:pStyle w:val="18"/>
              <w:numPr>
                <w:ilvl w:val="0"/>
                <w:numId w:val="8"/>
              </w:numPr>
              <w:spacing w:before="0"/>
              <w:ind w:left="0" w:leftChars="0" w:right="0" w:rightChars="0" w:firstLine="210" w:firstLineChars="100"/>
              <w:jc w:val="left"/>
              <w:rPr>
                <w:ins w:id="78" w:author="G012787" w:date="2026-03-03T18:43:33Z"/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ins w:id="79" w:author="G012787" w:date="2026-02-04T16:30:33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增加210EH</w:t>
              </w:r>
            </w:ins>
            <w:ins w:id="80" w:author="G012787" w:date="2026-02-04T16:30:37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指令</w:t>
              </w:r>
            </w:ins>
            <w:ins w:id="81" w:author="G012787" w:date="2026-02-04T16:30:33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，相对低压报警参数设置</w:t>
              </w:r>
            </w:ins>
          </w:p>
          <w:p>
            <w:pPr>
              <w:pStyle w:val="18"/>
              <w:numPr>
                <w:ilvl w:val="0"/>
                <w:numId w:val="8"/>
              </w:numPr>
              <w:spacing w:before="0"/>
              <w:ind w:left="0" w:leftChars="0" w:right="0" w:rightChars="0" w:firstLine="210" w:firstLineChars="100"/>
              <w:jc w:val="left"/>
              <w:rPr>
                <w:ins w:id="82" w:author="G012787" w:date="2026-02-09T08:51:23Z"/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ins w:id="83" w:author="G012787" w:date="2026-03-03T18:43:34Z">
              <w:r>
                <w:rPr>
                  <w:rFonts w:hint="default" w:ascii="Arial" w:hAnsi="Arial" w:cs="Arial"/>
                  <w:sz w:val="21"/>
                  <w:highlight w:val="none"/>
                  <w:lang w:val="en-US" w:eastAsia="zh-CN"/>
                </w:rPr>
                <w:t>增加210F</w:t>
              </w:r>
            </w:ins>
            <w:ins w:id="84" w:author="G012787" w:date="2026-03-03T18:43:44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H</w:t>
              </w:r>
            </w:ins>
            <w:ins w:id="85" w:author="G012787" w:date="2026-03-03T18:43:34Z">
              <w:r>
                <w:rPr>
                  <w:rFonts w:hint="default" w:ascii="Arial" w:hAnsi="Arial" w:cs="Arial"/>
                  <w:sz w:val="21"/>
                  <w:highlight w:val="none"/>
                  <w:lang w:val="en-US" w:eastAsia="zh-CN"/>
                </w:rPr>
                <w:t>指令，压力传感器超期未校准参数设置</w:t>
              </w:r>
            </w:ins>
          </w:p>
          <w:p>
            <w:pPr>
              <w:pStyle w:val="18"/>
              <w:numPr>
                <w:ilvl w:val="0"/>
                <w:numId w:val="8"/>
              </w:numPr>
              <w:spacing w:before="0"/>
              <w:ind w:left="0" w:leftChars="0" w:right="0" w:rightChars="0" w:firstLine="210" w:firstLineChars="100"/>
              <w:jc w:val="left"/>
              <w:rPr>
                <w:ins w:id="86" w:author="G012787" w:date="2026-03-03T18:43:19Z"/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ins w:id="87" w:author="G012787" w:date="2026-02-04T16:30:47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增加3005H，主动上报数据集（超声-差压）</w:t>
              </w:r>
            </w:ins>
          </w:p>
          <w:p>
            <w:pPr>
              <w:pStyle w:val="18"/>
              <w:numPr>
                <w:ilvl w:val="0"/>
                <w:numId w:val="8"/>
              </w:numPr>
              <w:spacing w:before="0"/>
              <w:ind w:left="0" w:leftChars="0" w:right="0" w:rightChars="0" w:firstLine="210" w:firstLineChars="100"/>
              <w:jc w:val="left"/>
              <w:rPr>
                <w:ins w:id="88" w:author="G012787" w:date="2026-03-04T16:07:49Z"/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ins w:id="89" w:author="G012787" w:date="2026-03-03T18:43:19Z">
              <w:r>
                <w:rPr>
                  <w:rFonts w:hint="default" w:ascii="Arial" w:hAnsi="Arial" w:cs="Arial"/>
                  <w:sz w:val="21"/>
                  <w:highlight w:val="none"/>
                  <w:lang w:val="en-US" w:eastAsia="zh-CN"/>
                </w:rPr>
                <w:t>增加001E</w:t>
              </w:r>
            </w:ins>
            <w:ins w:id="90" w:author="G012787" w:date="2026-03-03T18:43:46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H</w:t>
              </w:r>
            </w:ins>
            <w:ins w:id="91" w:author="G012787" w:date="2026-03-03T18:43:19Z">
              <w:r>
                <w:rPr>
                  <w:rFonts w:hint="default" w:ascii="Arial" w:hAnsi="Arial" w:cs="Arial"/>
                  <w:sz w:val="21"/>
                  <w:highlight w:val="none"/>
                  <w:lang w:val="en-US" w:eastAsia="zh-CN"/>
                </w:rPr>
                <w:t>相对压力过高，001F</w:t>
              </w:r>
            </w:ins>
            <w:ins w:id="92" w:author="G012787" w:date="2026-03-03T18:43:50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H</w:t>
              </w:r>
            </w:ins>
            <w:ins w:id="93" w:author="G012787" w:date="2026-03-03T18:43:19Z">
              <w:r>
                <w:rPr>
                  <w:rFonts w:hint="default" w:ascii="Arial" w:hAnsi="Arial" w:cs="Arial"/>
                  <w:sz w:val="21"/>
                  <w:highlight w:val="none"/>
                  <w:lang w:val="en-US" w:eastAsia="zh-CN"/>
                </w:rPr>
                <w:t>相对压力过低，0020</w:t>
              </w:r>
            </w:ins>
            <w:ins w:id="94" w:author="G012787" w:date="2026-03-03T18:43:52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H</w:t>
              </w:r>
            </w:ins>
            <w:ins w:id="95" w:author="G012787" w:date="2026-03-03T18:43:19Z">
              <w:r>
                <w:rPr>
                  <w:rFonts w:hint="default" w:ascii="Arial" w:hAnsi="Arial" w:cs="Arial"/>
                  <w:sz w:val="21"/>
                  <w:highlight w:val="none"/>
                  <w:lang w:val="en-US" w:eastAsia="zh-CN"/>
                </w:rPr>
                <w:t>压力传感器超期未校准</w:t>
              </w:r>
            </w:ins>
            <w:ins w:id="96" w:author="G012787" w:date="2026-03-04T15:51:39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，</w:t>
              </w:r>
            </w:ins>
            <w:ins w:id="97" w:author="G012787" w:date="2026-03-04T15:51:40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00</w:t>
              </w:r>
            </w:ins>
            <w:ins w:id="98" w:author="G012787" w:date="2026-03-04T15:51:41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21H</w:t>
              </w:r>
            </w:ins>
            <w:ins w:id="99" w:author="G012787" w:date="2026-03-04T15:51:42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环境大气压传感器异常</w:t>
              </w:r>
            </w:ins>
            <w:ins w:id="100" w:author="G012787" w:date="2026-03-04T15:51:44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 xml:space="preserve"> </w:t>
              </w:r>
            </w:ins>
            <w:ins w:id="101" w:author="G012787" w:date="2026-03-03T18:43:19Z">
              <w:r>
                <w:rPr>
                  <w:rFonts w:hint="default" w:ascii="Arial" w:hAnsi="Arial" w:cs="Arial"/>
                  <w:sz w:val="21"/>
                  <w:highlight w:val="none"/>
                  <w:lang w:val="en-US" w:eastAsia="zh-CN"/>
                </w:rPr>
                <w:t>事件记录类型</w:t>
              </w:r>
            </w:ins>
          </w:p>
          <w:p>
            <w:pPr>
              <w:pStyle w:val="18"/>
              <w:numPr>
                <w:ilvl w:val="0"/>
                <w:numId w:val="8"/>
              </w:numPr>
              <w:spacing w:before="0"/>
              <w:ind w:left="0" w:leftChars="0" w:right="0" w:rightChars="0" w:firstLine="210" w:firstLineChars="100"/>
              <w:jc w:val="left"/>
              <w:rPr>
                <w:ins w:id="102" w:author="G012787" w:date="2026-02-04T16:25:04Z"/>
                <w:rFonts w:hint="default" w:ascii="Arial" w:hAnsi="Arial" w:cs="Arial"/>
                <w:sz w:val="21"/>
                <w:highlight w:val="none"/>
                <w:lang w:val="en-US" w:eastAsia="zh-CN"/>
              </w:rPr>
            </w:pPr>
            <w:ins w:id="103" w:author="G012787" w:date="2026-03-04T16:07:51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增加</w:t>
              </w:r>
            </w:ins>
            <w:ins w:id="104" w:author="G012787" w:date="2026-03-04T16:07:53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300</w:t>
              </w:r>
            </w:ins>
            <w:ins w:id="105" w:author="G012787" w:date="2026-03-04T16:07:54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6H</w:t>
              </w:r>
            </w:ins>
            <w:ins w:id="106" w:author="G012787" w:date="2026-03-04T16:08:21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，</w:t>
              </w:r>
            </w:ins>
            <w:ins w:id="107" w:author="G012787" w:date="2026-03-04T16:08:35Z">
              <w:r>
                <w:rPr>
                  <w:rFonts w:hint="eastAsia" w:ascii="Arial" w:hAnsi="Arial" w:cs="Arial"/>
                  <w:sz w:val="21"/>
                  <w:highlight w:val="none"/>
                  <w:lang w:val="en-US" w:eastAsia="zh-CN"/>
                </w:rPr>
                <w:t>主动上报数据集（膜表-差压）</w:t>
              </w:r>
            </w:ins>
          </w:p>
        </w:tc>
      </w:tr>
    </w:tbl>
    <w:p>
      <w:pPr>
        <w:rPr>
          <w:rFonts w:ascii="Times New Roman"/>
          <w:sz w:val="34"/>
          <w:highlight w:val="none"/>
        </w:rPr>
      </w:pPr>
    </w:p>
    <w:p>
      <w:pPr>
        <w:rPr>
          <w:rFonts w:ascii="Times New Roman"/>
          <w:sz w:val="34"/>
          <w:highlight w:val="none"/>
        </w:rPr>
      </w:pPr>
    </w:p>
    <w:p>
      <w:pPr>
        <w:rPr>
          <w:rFonts w:ascii="Times New Roman"/>
          <w:sz w:val="34"/>
          <w:highlight w:val="none"/>
        </w:rPr>
      </w:pPr>
    </w:p>
    <w:p>
      <w:pPr>
        <w:rPr>
          <w:rFonts w:ascii="Times New Roman"/>
          <w:sz w:val="34"/>
          <w:highlight w:val="none"/>
        </w:rPr>
      </w:pPr>
    </w:p>
    <w:p>
      <w:pPr>
        <w:rPr>
          <w:rFonts w:ascii="Times New Roman"/>
          <w:sz w:val="34"/>
          <w:highlight w:val="none"/>
        </w:rPr>
      </w:pPr>
    </w:p>
    <w:p>
      <w:pPr>
        <w:rPr>
          <w:rFonts w:ascii="Times New Roman"/>
          <w:sz w:val="34"/>
          <w:highlight w:val="none"/>
        </w:rPr>
      </w:pPr>
    </w:p>
    <w:p>
      <w:pPr>
        <w:rPr>
          <w:rFonts w:ascii="Times New Roman"/>
          <w:sz w:val="34"/>
          <w:highlight w:val="none"/>
        </w:rPr>
      </w:pPr>
    </w:p>
    <w:p>
      <w:pPr>
        <w:rPr>
          <w:rFonts w:ascii="Times New Roman"/>
          <w:sz w:val="34"/>
          <w:highlight w:val="none"/>
        </w:rPr>
      </w:pPr>
    </w:p>
    <w:p>
      <w:pPr>
        <w:rPr>
          <w:rFonts w:ascii="Times New Roman"/>
          <w:sz w:val="34"/>
          <w:highlight w:val="none"/>
        </w:rPr>
      </w:pPr>
    </w:p>
    <w:p>
      <w:pPr>
        <w:rPr>
          <w:rFonts w:ascii="Times New Roman"/>
          <w:sz w:val="34"/>
          <w:highlight w:val="none"/>
        </w:rPr>
      </w:pPr>
    </w:p>
    <w:p>
      <w:pPr>
        <w:jc w:val="center"/>
        <w:rPr>
          <w:rFonts w:hint="eastAsia" w:ascii="Times New Roman" w:eastAsia="宋体"/>
          <w:sz w:val="34"/>
          <w:highlight w:val="none"/>
          <w:lang w:eastAsia="zh-CN"/>
        </w:rPr>
        <w:sectPr>
          <w:footerReference r:id="rId5" w:type="default"/>
          <w:type w:val="continuous"/>
          <w:pgSz w:w="11910" w:h="16850"/>
          <w:pgMar w:top="1600" w:right="880" w:bottom="1340" w:left="1180" w:header="0" w:footer="1156" w:gutter="0"/>
          <w:pgNumType w:start="1"/>
          <w:cols w:space="720" w:num="1"/>
        </w:sectPr>
      </w:pPr>
      <w:r>
        <w:rPr>
          <w:rFonts w:hint="eastAsia" w:ascii="Times New Roman"/>
          <w:sz w:val="34"/>
          <w:highlight w:val="none"/>
          <w:lang w:val="en-US" w:eastAsia="zh-CN"/>
        </w:rPr>
        <w:t>金卡智能集团股份</w:t>
      </w:r>
      <w:r>
        <w:rPr>
          <w:rFonts w:hint="eastAsia" w:ascii="Times New Roman"/>
          <w:sz w:val="34"/>
          <w:highlight w:val="none"/>
          <w:lang w:eastAsia="zh-CN"/>
        </w:rPr>
        <w:t>有限公司</w:t>
      </w:r>
    </w:p>
    <w:p>
      <w:pPr>
        <w:spacing w:after="0"/>
        <w:rPr>
          <w:rFonts w:hint="default" w:ascii="Arial" w:hAnsi="Arial" w:eastAsia="宋体" w:cs="Arial"/>
          <w:sz w:val="22"/>
          <w:highlight w:val="none"/>
        </w:rPr>
        <w:sectPr>
          <w:headerReference r:id="rId6" w:type="default"/>
          <w:footerReference r:id="rId7" w:type="default"/>
          <w:type w:val="continuous"/>
          <w:pgSz w:w="11910" w:h="16850"/>
          <w:pgMar w:top="1660" w:right="520" w:bottom="1340" w:left="1180" w:header="1434" w:footer="1156" w:gutter="0"/>
          <w:pgNumType w:start="1"/>
          <w:cols w:space="720" w:num="1"/>
        </w:sectPr>
      </w:pPr>
    </w:p>
    <w:p>
      <w:pPr>
        <w:pStyle w:val="2"/>
        <w:spacing w:before="8"/>
        <w:rPr>
          <w:rFonts w:hint="default" w:ascii="Arial" w:hAnsi="Arial" w:eastAsia="宋体" w:cs="Arial"/>
          <w:b/>
          <w:sz w:val="10"/>
          <w:highlight w:val="none"/>
        </w:rPr>
      </w:pPr>
    </w:p>
    <w:p>
      <w:pPr>
        <w:spacing w:after="0"/>
        <w:rPr>
          <w:rFonts w:hint="default" w:ascii="Arial" w:hAnsi="Arial" w:eastAsia="宋体" w:cs="Arial"/>
          <w:sz w:val="10"/>
          <w:highlight w:val="none"/>
        </w:rPr>
        <w:sectPr>
          <w:pgSz w:w="11910" w:h="16850"/>
          <w:pgMar w:top="1660" w:right="520" w:bottom="1155" w:left="1180" w:header="1434" w:footer="1156" w:gutter="0"/>
          <w:cols w:space="720" w:num="1"/>
        </w:sectPr>
      </w:pPr>
    </w:p>
    <w:sdt>
      <w:sdtPr>
        <w:rPr>
          <w:rFonts w:ascii="宋体" w:hAnsi="宋体" w:eastAsia="宋体" w:cs="宋体"/>
          <w:sz w:val="21"/>
          <w:szCs w:val="22"/>
          <w:highlight w:val="none"/>
          <w:lang w:val="en-US" w:eastAsia="en-US" w:bidi="ar-SA"/>
        </w:rPr>
        <w:id w:val="147466500"/>
        <w15:color w:val="DBDBDB"/>
      </w:sdtPr>
      <w:sdtEndPr>
        <w:rPr>
          <w:rFonts w:hint="eastAsia" w:ascii="宋体" w:hAnsi="宋体" w:eastAsia="宋体" w:cs="宋体"/>
          <w:sz w:val="21"/>
          <w:szCs w:val="21"/>
          <w:highlight w:val="none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highlight w:val="none"/>
            </w:rPr>
          </w:pPr>
          <w:r>
            <w:rPr>
              <w:rFonts w:ascii="宋体" w:hAnsi="宋体" w:eastAsia="宋体"/>
              <w:sz w:val="21"/>
              <w:highlight w:val="none"/>
            </w:rPr>
            <w:t>目录</w:t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_Toc10967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Arial" w:hAnsi="Arial" w:eastAsia="宋体" w:cs="Arial"/>
              <w:highlight w:val="none"/>
            </w:rPr>
            <w:t>NB-IoT</w:t>
          </w:r>
          <w:r>
            <w:rPr>
              <w:rFonts w:hint="default" w:ascii="Arial" w:hAnsi="Arial" w:eastAsia="宋体" w:cs="Arial"/>
              <w:spacing w:val="15"/>
              <w:highlight w:val="none"/>
            </w:rPr>
            <w:t xml:space="preserve"> 智能终端标准通信协议</w:t>
          </w:r>
          <w:r>
            <w:tab/>
          </w:r>
          <w:r>
            <w:fldChar w:fldCharType="begin"/>
          </w:r>
          <w:r>
            <w:instrText xml:space="preserve"> PAGEREF _Toc10967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1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_Toc7318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83"/>
              <w:szCs w:val="21"/>
              <w:lang w:val="en-US" w:eastAsia="en-US" w:bidi="ar-SA"/>
            </w:rPr>
            <w:t xml:space="preserve">1 </w:t>
          </w:r>
          <w:r>
            <w:rPr>
              <w:rFonts w:hint="default" w:ascii="Arial" w:hAnsi="Arial" w:eastAsia="宋体" w:cs="Arial"/>
              <w:spacing w:val="15"/>
              <w:highlight w:val="none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_Toc7318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1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_Toc17577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83"/>
              <w:szCs w:val="21"/>
              <w:lang w:val="en-US" w:eastAsia="en-US" w:bidi="ar-SA"/>
            </w:rPr>
            <w:t xml:space="preserve">2 </w:t>
          </w:r>
          <w:r>
            <w:rPr>
              <w:rFonts w:hint="default" w:ascii="Arial" w:hAnsi="Arial" w:eastAsia="宋体" w:cs="Arial"/>
              <w:spacing w:val="8"/>
              <w:highlight w:val="none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_Toc17577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1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_Toc13294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83"/>
              <w:szCs w:val="21"/>
              <w:lang w:val="en-US" w:eastAsia="en-US" w:bidi="ar-SA"/>
            </w:rPr>
            <w:t xml:space="preserve">3 </w:t>
          </w:r>
          <w:r>
            <w:rPr>
              <w:rFonts w:hint="default" w:ascii="Arial" w:hAnsi="Arial" w:eastAsia="宋体" w:cs="Arial"/>
              <w:spacing w:val="15"/>
              <w:highlight w:val="none"/>
            </w:rPr>
            <w:t>网络环境</w:t>
          </w:r>
          <w:r>
            <w:tab/>
          </w:r>
          <w:r>
            <w:fldChar w:fldCharType="begin"/>
          </w:r>
          <w:r>
            <w:instrText xml:space="preserve"> PAGEREF _Toc13294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1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_Toc20824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83"/>
              <w:szCs w:val="21"/>
              <w:lang w:val="en-US" w:eastAsia="en-US" w:bidi="ar-SA"/>
            </w:rPr>
            <w:t xml:space="preserve">4 </w:t>
          </w:r>
          <w:r>
            <w:rPr>
              <w:rFonts w:hint="default" w:ascii="Arial" w:hAnsi="Arial" w:eastAsia="宋体" w:cs="Arial"/>
              <w:spacing w:val="15"/>
              <w:highlight w:val="none"/>
            </w:rPr>
            <w:t>协议格式</w:t>
          </w:r>
          <w:r>
            <w:tab/>
          </w:r>
          <w:r>
            <w:fldChar w:fldCharType="begin"/>
          </w:r>
          <w:r>
            <w:instrText xml:space="preserve"> PAGEREF _Toc20824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_Toc4699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4.1 </w:t>
          </w:r>
          <w:r>
            <w:rPr>
              <w:rFonts w:hint="default" w:ascii="Arial" w:hAnsi="Arial" w:eastAsia="宋体" w:cs="Arial"/>
              <w:spacing w:val="15"/>
              <w:highlight w:val="none"/>
            </w:rPr>
            <w:t>帧结构</w:t>
          </w:r>
          <w:r>
            <w:tab/>
          </w:r>
          <w:r>
            <w:fldChar w:fldCharType="begin"/>
          </w:r>
          <w:r>
            <w:instrText xml:space="preserve"> PAGEREF _Toc4699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_Toc12989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4.2 </w:t>
          </w:r>
          <w:r>
            <w:rPr>
              <w:rFonts w:hint="default" w:ascii="Arial" w:hAnsi="Arial" w:eastAsia="宋体" w:cs="Arial"/>
              <w:spacing w:val="15"/>
              <w:w w:val="85"/>
              <w:highlight w:val="none"/>
            </w:rPr>
            <w:t>帧头</w:t>
          </w:r>
          <w:r>
            <w:rPr>
              <w:rFonts w:hint="default" w:ascii="Arial" w:hAnsi="Arial" w:eastAsia="宋体" w:cs="Arial"/>
              <w:w w:val="85"/>
              <w:highlight w:val="none"/>
            </w:rPr>
            <w:t>（HEAD）</w:t>
          </w:r>
          <w:r>
            <w:tab/>
          </w:r>
          <w:r>
            <w:fldChar w:fldCharType="begin"/>
          </w:r>
          <w:r>
            <w:instrText xml:space="preserve"> PAGEREF _Toc12989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_Toc22986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4.3 </w:t>
          </w:r>
          <w:r>
            <w:rPr>
              <w:rFonts w:hint="default" w:ascii="Arial" w:hAnsi="Arial" w:eastAsia="宋体" w:cs="Arial"/>
              <w:spacing w:val="11"/>
              <w:w w:val="95"/>
              <w:highlight w:val="none"/>
            </w:rPr>
            <w:t>协议类型</w:t>
          </w:r>
          <w:r>
            <w:rPr>
              <w:rFonts w:hint="default" w:ascii="Arial" w:hAnsi="Arial" w:eastAsia="宋体" w:cs="Arial"/>
              <w:w w:val="95"/>
              <w:highlight w:val="none"/>
            </w:rPr>
            <w:t>（T）</w:t>
          </w:r>
          <w:r>
            <w:tab/>
          </w:r>
          <w:r>
            <w:fldChar w:fldCharType="begin"/>
          </w:r>
          <w:r>
            <w:instrText xml:space="preserve"> PAGEREF _Toc22986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_Toc29883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4.4 </w:t>
          </w:r>
          <w:r>
            <w:rPr>
              <w:rFonts w:hint="default" w:ascii="Arial" w:hAnsi="Arial" w:eastAsia="宋体" w:cs="Arial"/>
              <w:spacing w:val="6"/>
              <w:w w:val="95"/>
              <w:highlight w:val="none"/>
            </w:rPr>
            <w:t>协议框架版本</w:t>
          </w:r>
          <w:r>
            <w:rPr>
              <w:rFonts w:hint="default" w:ascii="Arial" w:hAnsi="Arial" w:eastAsia="宋体" w:cs="Arial"/>
              <w:w w:val="95"/>
              <w:highlight w:val="none"/>
            </w:rPr>
            <w:t>（V）</w:t>
          </w:r>
          <w:r>
            <w:tab/>
          </w:r>
          <w:r>
            <w:fldChar w:fldCharType="begin"/>
          </w:r>
          <w:r>
            <w:instrText xml:space="preserve"> PAGEREF _Toc29883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_Toc14734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4.5 </w:t>
          </w:r>
          <w:r>
            <w:rPr>
              <w:rFonts w:hint="default" w:ascii="Arial" w:hAnsi="Arial" w:eastAsia="宋体" w:cs="Arial"/>
              <w:spacing w:val="15"/>
              <w:w w:val="95"/>
              <w:highlight w:val="none"/>
            </w:rPr>
            <w:t>帧长度</w:t>
          </w:r>
          <w:r>
            <w:rPr>
              <w:rFonts w:hint="default" w:ascii="Arial" w:hAnsi="Arial" w:eastAsia="宋体" w:cs="Arial"/>
              <w:w w:val="95"/>
              <w:highlight w:val="none"/>
            </w:rPr>
            <w:t>（L）</w:t>
          </w:r>
          <w:r>
            <w:tab/>
          </w:r>
          <w:r>
            <w:fldChar w:fldCharType="begin"/>
          </w:r>
          <w:r>
            <w:instrText xml:space="preserve"> PAGEREF _Toc14734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_Toc6226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4.6 </w:t>
          </w:r>
          <w:r>
            <w:rPr>
              <w:rFonts w:hint="default" w:ascii="Arial" w:hAnsi="Arial" w:eastAsia="宋体" w:cs="Arial"/>
              <w:spacing w:val="11"/>
              <w:w w:val="90"/>
              <w:highlight w:val="none"/>
            </w:rPr>
            <w:t>消息序号</w:t>
          </w:r>
          <w:r>
            <w:rPr>
              <w:rFonts w:hint="default" w:ascii="Arial" w:hAnsi="Arial" w:eastAsia="宋体" w:cs="Arial"/>
              <w:w w:val="90"/>
              <w:highlight w:val="none"/>
            </w:rPr>
            <w:t>（MID）</w:t>
          </w:r>
          <w:r>
            <w:tab/>
          </w:r>
          <w:r>
            <w:fldChar w:fldCharType="begin"/>
          </w:r>
          <w:r>
            <w:instrText xml:space="preserve"> PAGEREF _Toc6226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_Toc27067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4.7 </w:t>
          </w:r>
          <w:r>
            <w:rPr>
              <w:rFonts w:hint="default" w:ascii="Arial" w:hAnsi="Arial" w:eastAsia="宋体" w:cs="Arial"/>
              <w:spacing w:val="13"/>
              <w:w w:val="95"/>
              <w:highlight w:val="none"/>
            </w:rPr>
            <w:t xml:space="preserve">数据对象 </w:t>
          </w:r>
          <w:r>
            <w:rPr>
              <w:rFonts w:hint="default" w:ascii="Arial" w:hAnsi="Arial" w:eastAsia="宋体" w:cs="Arial"/>
              <w:w w:val="95"/>
              <w:highlight w:val="none"/>
            </w:rPr>
            <w:t>ID</w:t>
          </w:r>
          <w:r>
            <w:rPr>
              <w:rFonts w:hint="default" w:ascii="Arial" w:hAnsi="Arial" w:eastAsia="宋体" w:cs="Arial"/>
              <w:spacing w:val="43"/>
              <w:w w:val="95"/>
              <w:highlight w:val="none"/>
            </w:rPr>
            <w:t xml:space="preserve"> </w:t>
          </w:r>
          <w:r>
            <w:rPr>
              <w:rFonts w:hint="default" w:ascii="Arial" w:hAnsi="Arial" w:eastAsia="宋体" w:cs="Arial"/>
              <w:w w:val="95"/>
              <w:highlight w:val="none"/>
            </w:rPr>
            <w:t>（DID）</w:t>
          </w:r>
          <w:r>
            <w:tab/>
          </w:r>
          <w:r>
            <w:fldChar w:fldCharType="begin"/>
          </w:r>
          <w:r>
            <w:instrText xml:space="preserve"> PAGEREF _Toc27067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_Toc3091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4.8 </w:t>
          </w:r>
          <w:r>
            <w:rPr>
              <w:rFonts w:hint="default" w:ascii="Arial" w:hAnsi="Arial" w:eastAsia="宋体" w:cs="Arial"/>
              <w:spacing w:val="23"/>
              <w:highlight w:val="none"/>
            </w:rPr>
            <w:t xml:space="preserve">控制域 </w:t>
          </w:r>
          <w:r>
            <w:rPr>
              <w:rFonts w:hint="default" w:ascii="Arial" w:hAnsi="Arial" w:eastAsia="宋体" w:cs="Arial"/>
              <w:spacing w:val="15"/>
              <w:highlight w:val="none"/>
            </w:rPr>
            <w:t>(C)</w:t>
          </w:r>
          <w:r>
            <w:tab/>
          </w:r>
          <w:r>
            <w:fldChar w:fldCharType="begin"/>
          </w:r>
          <w:r>
            <w:instrText xml:space="preserve"> PAGEREF _Toc3091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_Toc577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4.9 </w:t>
          </w:r>
          <w:r>
            <w:rPr>
              <w:rFonts w:hint="default" w:ascii="Arial" w:hAnsi="Arial" w:eastAsia="宋体" w:cs="Arial"/>
              <w:spacing w:val="18"/>
              <w:w w:val="95"/>
              <w:highlight w:val="none"/>
            </w:rPr>
            <w:t xml:space="preserve">数据域 </w:t>
          </w:r>
          <w:r>
            <w:rPr>
              <w:rFonts w:hint="default" w:ascii="Arial" w:hAnsi="Arial" w:eastAsia="宋体" w:cs="Arial"/>
              <w:spacing w:val="9"/>
              <w:w w:val="95"/>
              <w:highlight w:val="none"/>
            </w:rPr>
            <w:t>（D）</w:t>
          </w:r>
          <w:r>
            <w:tab/>
          </w:r>
          <w:r>
            <w:fldChar w:fldCharType="begin"/>
          </w:r>
          <w:r>
            <w:instrText xml:space="preserve"> PAGEREF _Toc577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9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_Toc25926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5"/>
              <w:szCs w:val="21"/>
              <w:lang w:val="en-US" w:eastAsia="en-US" w:bidi="ar-SA"/>
            </w:rPr>
            <w:t xml:space="preserve">1) </w:t>
          </w:r>
          <w:r>
            <w:rPr>
              <w:rFonts w:hint="default" w:ascii="Arial" w:hAnsi="Arial" w:eastAsia="宋体" w:cs="Arial"/>
              <w:spacing w:val="4"/>
              <w:highlight w:val="none"/>
            </w:rPr>
            <w:t>加密数据补齐算法</w:t>
          </w:r>
          <w:r>
            <w:tab/>
          </w:r>
          <w:r>
            <w:fldChar w:fldCharType="begin"/>
          </w:r>
          <w:r>
            <w:instrText xml:space="preserve"> PAGEREF _Toc25926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9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_Toc5112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5"/>
              <w:szCs w:val="21"/>
              <w:lang w:val="en-US" w:eastAsia="en-US" w:bidi="ar-SA"/>
            </w:rPr>
            <w:t xml:space="preserve">2) </w:t>
          </w:r>
          <w:r>
            <w:rPr>
              <w:rFonts w:hint="default" w:ascii="Arial" w:hAnsi="Arial" w:eastAsia="宋体" w:cs="Arial"/>
              <w:spacing w:val="10"/>
              <w:w w:val="80"/>
              <w:highlight w:val="none"/>
            </w:rPr>
            <w:t>MAC 算法</w:t>
          </w:r>
          <w:r>
            <w:tab/>
          </w:r>
          <w:r>
            <w:fldChar w:fldCharType="begin"/>
          </w:r>
          <w:r>
            <w:instrText xml:space="preserve"> PAGEREF _Toc5112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9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_Toc18253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5"/>
              <w:szCs w:val="21"/>
              <w:lang w:val="en-US" w:eastAsia="en-US" w:bidi="ar-SA"/>
            </w:rPr>
            <w:t xml:space="preserve">3) </w:t>
          </w:r>
          <w:r>
            <w:rPr>
              <w:rFonts w:hint="default" w:ascii="Arial" w:hAnsi="Arial" w:eastAsia="宋体" w:cs="Arial"/>
              <w:spacing w:val="-4"/>
              <w:highlight w:val="none"/>
            </w:rPr>
            <w:t>明文</w:t>
          </w:r>
          <w:r>
            <w:rPr>
              <w:rFonts w:hint="default" w:ascii="Arial" w:hAnsi="Arial" w:eastAsia="宋体" w:cs="Arial"/>
              <w:spacing w:val="10"/>
              <w:w w:val="75"/>
              <w:highlight w:val="none"/>
            </w:rPr>
            <w:t>+</w:t>
          </w:r>
          <w:r>
            <w:rPr>
              <w:rFonts w:hint="default" w:ascii="Arial" w:hAnsi="Arial" w:eastAsia="宋体" w:cs="Arial"/>
              <w:w w:val="75"/>
              <w:highlight w:val="none"/>
            </w:rPr>
            <w:t>MAC</w:t>
          </w:r>
          <w:r>
            <w:tab/>
          </w:r>
          <w:r>
            <w:fldChar w:fldCharType="begin"/>
          </w:r>
          <w:r>
            <w:instrText xml:space="preserve"> PAGEREF _Toc18253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9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_Toc23297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5"/>
              <w:szCs w:val="21"/>
              <w:lang w:val="en-US" w:eastAsia="en-US" w:bidi="ar-SA"/>
            </w:rPr>
            <w:t xml:space="preserve">4) </w:t>
          </w:r>
          <w:r>
            <w:rPr>
              <w:rFonts w:hint="default" w:ascii="Arial" w:hAnsi="Arial" w:eastAsia="宋体" w:cs="Arial"/>
              <w:highlight w:val="none"/>
            </w:rPr>
            <w:t>密文</w:t>
          </w:r>
          <w:r>
            <w:rPr>
              <w:rFonts w:hint="default" w:ascii="Arial" w:hAnsi="Arial" w:eastAsia="宋体" w:cs="Arial"/>
              <w:spacing w:val="10"/>
              <w:w w:val="75"/>
              <w:highlight w:val="none"/>
            </w:rPr>
            <w:t>+</w:t>
          </w:r>
          <w:r>
            <w:rPr>
              <w:rFonts w:hint="default" w:ascii="Arial" w:hAnsi="Arial" w:eastAsia="宋体" w:cs="Arial"/>
              <w:w w:val="75"/>
              <w:highlight w:val="none"/>
            </w:rPr>
            <w:t>MAC</w:t>
          </w:r>
          <w:r>
            <w:tab/>
          </w:r>
          <w:r>
            <w:fldChar w:fldCharType="begin"/>
          </w:r>
          <w:r>
            <w:instrText xml:space="preserve"> PAGEREF _Toc23297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_Toc4864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4.10 </w:t>
          </w:r>
          <w:r>
            <w:rPr>
              <w:rFonts w:hint="default" w:ascii="Arial" w:hAnsi="Arial" w:eastAsia="宋体" w:cs="Arial"/>
              <w:spacing w:val="16"/>
              <w:w w:val="95"/>
              <w:highlight w:val="none"/>
            </w:rPr>
            <w:t xml:space="preserve">校验域 </w:t>
          </w:r>
          <w:r>
            <w:rPr>
              <w:rFonts w:hint="default" w:ascii="Arial" w:hAnsi="Arial" w:eastAsia="宋体" w:cs="Arial"/>
              <w:w w:val="95"/>
              <w:highlight w:val="none"/>
            </w:rPr>
            <w:t>（CRC）</w:t>
          </w:r>
          <w:r>
            <w:tab/>
          </w:r>
          <w:r>
            <w:fldChar w:fldCharType="begin"/>
          </w:r>
          <w:r>
            <w:instrText xml:space="preserve"> PAGEREF _Toc4864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_Toc23840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4.11 </w:t>
          </w:r>
          <w:r>
            <w:rPr>
              <w:rFonts w:hint="default" w:ascii="Arial" w:hAnsi="Arial" w:eastAsia="宋体" w:cs="Arial"/>
              <w:spacing w:val="15"/>
              <w:w w:val="95"/>
              <w:highlight w:val="none"/>
            </w:rPr>
            <w:t>帧尾</w:t>
          </w:r>
          <w:r>
            <w:rPr>
              <w:rFonts w:hint="default" w:ascii="Arial" w:hAnsi="Arial" w:eastAsia="宋体" w:cs="Arial"/>
              <w:w w:val="95"/>
              <w:highlight w:val="none"/>
            </w:rPr>
            <w:t>（TAIL）</w:t>
          </w:r>
          <w:r>
            <w:tab/>
          </w:r>
          <w:r>
            <w:fldChar w:fldCharType="begin"/>
          </w:r>
          <w:r>
            <w:instrText xml:space="preserve"> PAGEREF _Toc23840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1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_Toc1565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83"/>
              <w:szCs w:val="21"/>
              <w:lang w:val="en-US" w:eastAsia="en-US" w:bidi="ar-SA"/>
            </w:rPr>
            <w:t xml:space="preserve">5 </w:t>
          </w:r>
          <w:r>
            <w:rPr>
              <w:rFonts w:hint="default" w:ascii="Arial" w:hAnsi="Arial" w:eastAsia="宋体" w:cs="Arial"/>
              <w:spacing w:val="15"/>
              <w:highlight w:val="none"/>
            </w:rPr>
            <w:t>密钥使用</w:t>
          </w:r>
          <w:r>
            <w:tab/>
          </w:r>
          <w:r>
            <w:fldChar w:fldCharType="begin"/>
          </w:r>
          <w:r>
            <w:instrText xml:space="preserve"> PAGEREF _Toc1565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_Toc7166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5.1 </w:t>
          </w:r>
          <w:r>
            <w:rPr>
              <w:rFonts w:hint="default" w:ascii="Arial" w:hAnsi="Arial" w:eastAsia="宋体" w:cs="Arial"/>
              <w:spacing w:val="15"/>
              <w:highlight w:val="none"/>
            </w:rPr>
            <w:t>主密钥</w:t>
          </w:r>
          <w:r>
            <w:tab/>
          </w:r>
          <w:r>
            <w:fldChar w:fldCharType="begin"/>
          </w:r>
          <w:r>
            <w:instrText xml:space="preserve"> PAGEREF _Toc7166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_Toc29440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5.2 </w:t>
          </w:r>
          <w:r>
            <w:rPr>
              <w:rFonts w:hint="default" w:ascii="Arial" w:hAnsi="Arial" w:eastAsia="宋体" w:cs="Arial"/>
              <w:spacing w:val="15"/>
              <w:highlight w:val="none"/>
            </w:rPr>
            <w:t>加密密钥</w:t>
          </w:r>
          <w:r>
            <w:tab/>
          </w:r>
          <w:r>
            <w:fldChar w:fldCharType="begin"/>
          </w:r>
          <w:r>
            <w:instrText xml:space="preserve"> PAGEREF _Toc29440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2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_Toc634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103"/>
              <w:szCs w:val="21"/>
              <w:lang w:val="en-US" w:eastAsia="en-US" w:bidi="ar-SA"/>
            </w:rPr>
            <w:t xml:space="preserve">5.3 </w:t>
          </w:r>
          <w:r>
            <w:rPr>
              <w:rFonts w:hint="default" w:ascii="Arial" w:hAnsi="Arial" w:eastAsia="宋体" w:cs="Arial"/>
              <w:spacing w:val="10"/>
              <w:w w:val="80"/>
              <w:highlight w:val="none"/>
            </w:rPr>
            <w:t>MAC 密钥</w:t>
          </w:r>
          <w:r>
            <w:tab/>
          </w:r>
          <w:r>
            <w:fldChar w:fldCharType="begin"/>
          </w:r>
          <w:r>
            <w:instrText xml:space="preserve"> PAGEREF _Toc634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1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_Toc15160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83"/>
              <w:szCs w:val="21"/>
              <w:lang w:val="en-US" w:eastAsia="en-US" w:bidi="ar-SA"/>
            </w:rPr>
            <w:t xml:space="preserve">6 </w:t>
          </w:r>
          <w:r>
            <w:rPr>
              <w:rFonts w:hint="default" w:ascii="Arial" w:hAnsi="Arial" w:eastAsia="宋体" w:cs="Arial"/>
              <w:spacing w:val="15"/>
              <w:highlight w:val="none"/>
            </w:rPr>
            <w:t>交互流程</w:t>
          </w:r>
          <w:r>
            <w:tab/>
          </w:r>
          <w:r>
            <w:fldChar w:fldCharType="begin"/>
          </w:r>
          <w:r>
            <w:instrText xml:space="preserve"> PAGEREF _Toc15160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1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_Toc11628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83"/>
              <w:szCs w:val="21"/>
              <w:lang w:val="en-US" w:eastAsia="en-US" w:bidi="ar-SA"/>
            </w:rPr>
            <w:t xml:space="preserve">7 </w:t>
          </w:r>
          <w:r>
            <w:rPr>
              <w:rFonts w:hint="default" w:ascii="Arial" w:hAnsi="Arial" w:eastAsia="宋体" w:cs="Arial"/>
              <w:spacing w:val="1"/>
              <w:highlight w:val="none"/>
            </w:rPr>
            <w:t>终端厂商自定义数据对象范围</w:t>
          </w:r>
          <w:r>
            <w:tab/>
          </w:r>
          <w:r>
            <w:fldChar w:fldCharType="begin"/>
          </w:r>
          <w:r>
            <w:instrText xml:space="preserve"> PAGEREF _Toc11628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1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_Toc19386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Microsoft JhengHei" w:hAnsi="Microsoft JhengHei" w:eastAsia="Microsoft JhengHei" w:cs="Microsoft JhengHei"/>
              <w:bCs/>
              <w:i w:val="0"/>
              <w:iCs w:val="0"/>
              <w:w w:val="83"/>
              <w:szCs w:val="21"/>
              <w:lang w:val="en-US" w:eastAsia="en-US" w:bidi="ar-SA"/>
            </w:rPr>
            <w:t xml:space="preserve">8 </w:t>
          </w:r>
          <w:r>
            <w:rPr>
              <w:rFonts w:hint="default" w:ascii="Arial" w:hAnsi="Arial" w:eastAsia="宋体" w:cs="Arial"/>
              <w:spacing w:val="6"/>
              <w:highlight w:val="none"/>
            </w:rPr>
            <w:t>应用协议版本</w:t>
          </w:r>
          <w:r>
            <w:tab/>
          </w:r>
          <w:r>
            <w:fldChar w:fldCharType="begin"/>
          </w:r>
          <w:r>
            <w:instrText xml:space="preserve"> PAGEREF _Toc19386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1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_Toc29569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Arial" w:hAnsi="Arial" w:eastAsia="宋体" w:cs="Arial"/>
              <w:spacing w:val="-9"/>
              <w:w w:val="95"/>
              <w:highlight w:val="none"/>
            </w:rPr>
            <w:t xml:space="preserve">附录 </w:t>
          </w:r>
          <w:r>
            <w:rPr>
              <w:rFonts w:hint="default" w:ascii="Arial" w:hAnsi="Arial" w:eastAsia="宋体" w:cs="Arial"/>
              <w:w w:val="95"/>
              <w:highlight w:val="none"/>
            </w:rPr>
            <w:t>A</w:t>
          </w:r>
          <w:r>
            <w:tab/>
          </w:r>
          <w:r>
            <w:fldChar w:fldCharType="begin"/>
          </w:r>
          <w:r>
            <w:instrText xml:space="preserve"> PAGEREF _Toc29569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11"/>
            <w:tabs>
              <w:tab w:val="right" w:leader="dot" w:pos="10210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_Toc4036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Arial" w:hAnsi="Arial" w:eastAsia="宋体" w:cs="Arial"/>
              <w:spacing w:val="51"/>
              <w:highlight w:val="none"/>
            </w:rPr>
            <w:t xml:space="preserve">附 录 </w:t>
          </w:r>
          <w:r>
            <w:rPr>
              <w:rFonts w:hint="default" w:ascii="Arial" w:hAnsi="Arial" w:eastAsia="宋体" w:cs="Arial"/>
              <w:highlight w:val="none"/>
            </w:rPr>
            <w:t>B</w:t>
          </w:r>
          <w:r>
            <w:tab/>
          </w:r>
          <w:r>
            <w:fldChar w:fldCharType="begin"/>
          </w:r>
          <w:r>
            <w:instrText xml:space="preserve"> PAGEREF _Toc4036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spacing w:after="0"/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sectPr>
              <w:type w:val="continuous"/>
              <w:pgSz w:w="11910" w:h="16850"/>
              <w:pgMar w:top="1672" w:right="520" w:bottom="1155" w:left="1180" w:header="1434" w:footer="1156" w:gutter="0"/>
              <w:cols w:space="720" w:num="1"/>
            </w:sectPr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</w:sdtContent>
    </w:sdt>
    <w:p>
      <w:pPr>
        <w:pStyle w:val="2"/>
        <w:spacing w:before="3"/>
        <w:rPr>
          <w:rFonts w:hint="default" w:ascii="Arial" w:hAnsi="Arial" w:eastAsia="宋体" w:cs="Arial"/>
          <w:sz w:val="18"/>
          <w:highlight w:val="none"/>
        </w:rPr>
      </w:pPr>
    </w:p>
    <w:p>
      <w:pPr>
        <w:pStyle w:val="5"/>
        <w:numPr>
          <w:ilvl w:val="0"/>
          <w:numId w:val="9"/>
        </w:numPr>
        <w:tabs>
          <w:tab w:val="left" w:pos="652"/>
          <w:tab w:val="left" w:pos="653"/>
        </w:tabs>
        <w:spacing w:before="0" w:after="0" w:line="240" w:lineRule="auto"/>
        <w:ind w:left="652" w:right="0" w:hanging="422"/>
        <w:jc w:val="left"/>
        <w:outlineLvl w:val="0"/>
        <w:rPr>
          <w:rFonts w:hint="default" w:ascii="Arial" w:hAnsi="Arial" w:eastAsia="宋体" w:cs="Arial"/>
          <w:highlight w:val="none"/>
        </w:rPr>
      </w:pPr>
      <w:bookmarkStart w:id="4" w:name="_bookmark2"/>
      <w:bookmarkEnd w:id="4"/>
      <w:bookmarkStart w:id="5" w:name="_Toc29187"/>
      <w:bookmarkStart w:id="6" w:name="_Toc144"/>
      <w:bookmarkStart w:id="7" w:name="_Toc7318"/>
      <w:r>
        <w:rPr>
          <w:rFonts w:hint="default" w:ascii="Arial" w:hAnsi="Arial" w:eastAsia="宋体" w:cs="Arial"/>
          <w:spacing w:val="15"/>
          <w:highlight w:val="none"/>
        </w:rPr>
        <w:t>范围</w:t>
      </w:r>
      <w:bookmarkEnd w:id="5"/>
      <w:bookmarkEnd w:id="6"/>
      <w:bookmarkEnd w:id="7"/>
    </w:p>
    <w:p>
      <w:pPr>
        <w:pStyle w:val="2"/>
        <w:spacing w:before="6"/>
        <w:rPr>
          <w:rFonts w:hint="default" w:ascii="Arial" w:hAnsi="Arial" w:eastAsia="宋体" w:cs="Arial"/>
          <w:b/>
          <w:sz w:val="29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本标准对</w:t>
      </w:r>
      <w:r>
        <w:rPr>
          <w:rFonts w:hint="default" w:ascii="Arial" w:hAnsi="Arial" w:eastAsia="宋体" w:cs="Arial"/>
          <w:highlight w:val="none"/>
        </w:rPr>
        <w:t>NB-IoT智能远传智能终端设备和主站之间的通信协议进行规范。</w:t>
      </w: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22"/>
          <w:highlight w:val="none"/>
        </w:rPr>
      </w:pPr>
    </w:p>
    <w:p>
      <w:pPr>
        <w:pStyle w:val="5"/>
        <w:numPr>
          <w:ilvl w:val="0"/>
          <w:numId w:val="9"/>
        </w:numPr>
        <w:tabs>
          <w:tab w:val="left" w:pos="652"/>
          <w:tab w:val="left" w:pos="653"/>
        </w:tabs>
        <w:spacing w:before="0" w:after="0" w:line="240" w:lineRule="auto"/>
        <w:ind w:left="652" w:right="0" w:hanging="422"/>
        <w:jc w:val="left"/>
        <w:outlineLvl w:val="0"/>
        <w:rPr>
          <w:rFonts w:hint="default" w:ascii="Arial" w:hAnsi="Arial" w:eastAsia="宋体" w:cs="Arial"/>
          <w:highlight w:val="none"/>
        </w:rPr>
      </w:pPr>
      <w:bookmarkStart w:id="8" w:name="_bookmark3"/>
      <w:bookmarkEnd w:id="8"/>
      <w:bookmarkStart w:id="9" w:name="_Toc24340"/>
      <w:bookmarkStart w:id="10" w:name="_Toc8070"/>
      <w:bookmarkStart w:id="11" w:name="_Toc17577"/>
      <w:r>
        <w:rPr>
          <w:rFonts w:hint="default" w:ascii="Arial" w:hAnsi="Arial" w:eastAsia="宋体" w:cs="Arial"/>
          <w:spacing w:val="8"/>
          <w:highlight w:val="none"/>
        </w:rPr>
        <w:t>术语和定义</w:t>
      </w:r>
      <w:bookmarkEnd w:id="9"/>
      <w:bookmarkEnd w:id="10"/>
      <w:bookmarkEnd w:id="11"/>
    </w:p>
    <w:p>
      <w:pPr>
        <w:pStyle w:val="2"/>
        <w:spacing w:before="10"/>
        <w:rPr>
          <w:rFonts w:hint="default" w:ascii="Arial" w:hAnsi="Arial" w:eastAsia="宋体" w:cs="Arial"/>
          <w:b/>
          <w:sz w:val="25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rPr>
          <w:rFonts w:hint="default" w:ascii="Arial" w:hAnsi="Arial" w:eastAsia="宋体" w:cs="Arial"/>
          <w:highlight w:val="none"/>
        </w:rPr>
      </w:pPr>
      <w:bookmarkStart w:id="12" w:name="_bookmark4"/>
      <w:bookmarkEnd w:id="12"/>
      <w:r>
        <w:rPr>
          <w:rFonts w:hint="default" w:ascii="Arial" w:hAnsi="Arial" w:eastAsia="宋体" w:cs="Arial"/>
          <w:spacing w:val="-1"/>
          <w:highlight w:val="none"/>
        </w:rPr>
        <w:t xml:space="preserve">主站  </w:t>
      </w:r>
      <w:r>
        <w:rPr>
          <w:rFonts w:hint="eastAsia" w:ascii="Arial" w:hAnsi="Arial" w:eastAsia="宋体" w:cs="Arial"/>
          <w:spacing w:val="-1"/>
          <w:highlight w:val="none"/>
          <w:lang w:val="en-US" w:eastAsia="zh-CN"/>
        </w:rPr>
        <w:t>m</w:t>
      </w:r>
      <w:r>
        <w:rPr>
          <w:rFonts w:hint="default" w:ascii="Arial" w:hAnsi="Arial" w:eastAsia="宋体" w:cs="Arial"/>
          <w:spacing w:val="14"/>
          <w:w w:val="89"/>
          <w:highlight w:val="none"/>
        </w:rPr>
        <w:t>a</w:t>
      </w:r>
      <w:r>
        <w:rPr>
          <w:rFonts w:hint="default" w:ascii="Arial" w:hAnsi="Arial" w:eastAsia="宋体" w:cs="Arial"/>
          <w:spacing w:val="14"/>
          <w:w w:val="105"/>
          <w:highlight w:val="none"/>
        </w:rPr>
        <w:t>s</w:t>
      </w:r>
      <w:r>
        <w:rPr>
          <w:rFonts w:hint="default" w:ascii="Arial" w:hAnsi="Arial" w:eastAsia="宋体" w:cs="Arial"/>
          <w:w w:val="110"/>
          <w:highlight w:val="none"/>
        </w:rPr>
        <w:t>ter</w:t>
      </w:r>
      <w:r>
        <w:rPr>
          <w:rFonts w:hint="default" w:ascii="Arial" w:hAnsi="Arial" w:eastAsia="宋体" w:cs="Arial"/>
          <w:spacing w:val="-8"/>
          <w:highlight w:val="none"/>
        </w:rPr>
        <w:t xml:space="preserve">  </w:t>
      </w:r>
      <w:r>
        <w:rPr>
          <w:rFonts w:hint="default" w:ascii="Arial" w:hAnsi="Arial" w:eastAsia="宋体" w:cs="Arial"/>
          <w:spacing w:val="14"/>
          <w:w w:val="105"/>
          <w:highlight w:val="none"/>
        </w:rPr>
        <w:t>s</w:t>
      </w:r>
      <w:r>
        <w:rPr>
          <w:rFonts w:hint="default" w:ascii="Arial" w:hAnsi="Arial" w:eastAsia="宋体" w:cs="Arial"/>
          <w:w w:val="100"/>
          <w:highlight w:val="none"/>
        </w:rPr>
        <w:t>tation</w:t>
      </w:r>
    </w:p>
    <w:p>
      <w:pPr>
        <w:pStyle w:val="2"/>
        <w:spacing w:before="16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指部署在远端的采集服务器。</w:t>
      </w:r>
    </w:p>
    <w:p>
      <w:pPr>
        <w:pStyle w:val="2"/>
        <w:spacing w:before="2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rPr>
          <w:rFonts w:hint="default" w:ascii="Arial" w:hAnsi="Arial" w:eastAsia="宋体" w:cs="Arial"/>
          <w:spacing w:val="-1"/>
          <w:highlight w:val="none"/>
          <w:lang w:val="en-US" w:eastAsia="zh-CN"/>
        </w:rPr>
      </w:pPr>
      <w:bookmarkStart w:id="13" w:name="_bookmark5"/>
      <w:bookmarkEnd w:id="13"/>
      <w:r>
        <w:rPr>
          <w:rFonts w:hint="default" w:ascii="Arial" w:hAnsi="Arial" w:eastAsia="宋体" w:cs="Arial"/>
          <w:spacing w:val="16"/>
          <w:highlight w:val="none"/>
        </w:rPr>
        <w:t xml:space="preserve">终端设备 </w:t>
      </w:r>
      <w:r>
        <w:rPr>
          <w:rFonts w:hint="default" w:ascii="Arial" w:hAnsi="Arial" w:eastAsia="宋体" w:cs="Arial"/>
          <w:spacing w:val="-1"/>
          <w:highlight w:val="none"/>
          <w:lang w:val="en-US" w:eastAsia="zh-CN"/>
        </w:rPr>
        <w:t>terminal device</w:t>
      </w:r>
    </w:p>
    <w:p>
      <w:pPr>
        <w:pStyle w:val="2"/>
        <w:spacing w:before="1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指具备和远端采集服务器通信的智能终端。</w:t>
      </w:r>
    </w:p>
    <w:p>
      <w:pPr>
        <w:pStyle w:val="2"/>
        <w:spacing w:before="2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1" w:after="0" w:line="240" w:lineRule="auto"/>
        <w:ind w:left="652" w:right="0" w:hanging="422"/>
        <w:jc w:val="left"/>
        <w:rPr>
          <w:rFonts w:hint="default" w:ascii="Arial" w:hAnsi="Arial" w:eastAsia="宋体" w:cs="Arial"/>
          <w:spacing w:val="-1"/>
          <w:highlight w:val="none"/>
          <w:lang w:val="en-US" w:eastAsia="zh-CN"/>
        </w:rPr>
      </w:pPr>
      <w:bookmarkStart w:id="14" w:name="_bookmark6"/>
      <w:bookmarkEnd w:id="14"/>
      <w:r>
        <w:rPr>
          <w:rFonts w:hint="default" w:ascii="Arial" w:hAnsi="Arial" w:eastAsia="宋体" w:cs="Arial"/>
          <w:spacing w:val="-1"/>
          <w:highlight w:val="none"/>
          <w:lang w:val="en-US" w:eastAsia="zh-CN"/>
        </w:rPr>
        <w:t>SHA256</w:t>
      </w:r>
      <w:r>
        <w:rPr>
          <w:rFonts w:hint="default" w:ascii="Arial" w:hAnsi="Arial" w:eastAsia="宋体" w:cs="Arial"/>
          <w:spacing w:val="7"/>
          <w:highlight w:val="none"/>
        </w:rPr>
        <w:t xml:space="preserve"> 算法 </w:t>
      </w:r>
      <w:r>
        <w:rPr>
          <w:rFonts w:hint="default" w:ascii="Arial" w:hAnsi="Arial" w:eastAsia="宋体" w:cs="Arial"/>
          <w:spacing w:val="-1"/>
          <w:highlight w:val="none"/>
          <w:lang w:val="en-US" w:eastAsia="zh-CN"/>
        </w:rPr>
        <w:t>secure hash a</w:t>
      </w:r>
      <w:r>
        <w:rPr>
          <w:rFonts w:hint="eastAsia" w:ascii="Arial" w:hAnsi="Arial" w:eastAsia="宋体" w:cs="Arial"/>
          <w:spacing w:val="-1"/>
          <w:highlight w:val="none"/>
          <w:lang w:val="en-US" w:eastAsia="zh-CN"/>
        </w:rPr>
        <w:t>l</w:t>
      </w:r>
      <w:r>
        <w:rPr>
          <w:rFonts w:hint="default" w:ascii="Arial" w:hAnsi="Arial" w:eastAsia="宋体" w:cs="Arial"/>
          <w:spacing w:val="-1"/>
          <w:highlight w:val="none"/>
          <w:lang w:val="en-US" w:eastAsia="zh-CN"/>
        </w:rPr>
        <w:t>gorithm 256</w:t>
      </w:r>
    </w:p>
    <w:p>
      <w:pPr>
        <w:pStyle w:val="2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spacing w:before="1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color w:val="333333"/>
          <w:spacing w:val="-14"/>
          <w:highlight w:val="none"/>
        </w:rPr>
        <w:t>安全哈希算法的一个版本。计算机安全领域广泛使用的一种散列函数，用以提供消息的完整性保护。</w:t>
      </w:r>
    </w:p>
    <w:p>
      <w:pPr>
        <w:pStyle w:val="2"/>
        <w:spacing w:before="12"/>
        <w:rPr>
          <w:rFonts w:hint="default" w:ascii="Arial" w:hAnsi="Arial" w:eastAsia="宋体" w:cs="Arial"/>
          <w:sz w:val="23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rPr>
          <w:rFonts w:hint="default" w:ascii="Arial" w:hAnsi="Arial" w:eastAsia="宋体" w:cs="Arial"/>
          <w:highlight w:val="none"/>
        </w:rPr>
      </w:pPr>
      <w:bookmarkStart w:id="15" w:name="_bookmark7"/>
      <w:bookmarkEnd w:id="15"/>
      <w:r>
        <w:rPr>
          <w:rFonts w:hint="eastAsia" w:ascii="Arial" w:hAnsi="Arial" w:eastAsia="宋体" w:cs="Arial"/>
          <w:spacing w:val="-1"/>
          <w:highlight w:val="none"/>
          <w:lang w:val="en-US" w:eastAsia="zh-CN"/>
        </w:rPr>
        <w:t>AES</w:t>
      </w:r>
      <w:r>
        <w:rPr>
          <w:rFonts w:hint="default" w:ascii="Arial" w:hAnsi="Arial" w:eastAsia="宋体" w:cs="Arial"/>
          <w:spacing w:val="-1"/>
          <w:highlight w:val="none"/>
          <w:lang w:val="en-US" w:eastAsia="zh-CN"/>
        </w:rPr>
        <w:t>128</w:t>
      </w:r>
      <w:r>
        <w:rPr>
          <w:rFonts w:hint="default" w:ascii="Arial" w:hAnsi="Arial" w:eastAsia="宋体" w:cs="Arial"/>
          <w:spacing w:val="7"/>
          <w:highlight w:val="none"/>
        </w:rPr>
        <w:t xml:space="preserve"> 算法</w:t>
      </w:r>
      <w:r>
        <w:rPr>
          <w:rFonts w:hint="default" w:ascii="Arial" w:hAnsi="Arial" w:eastAsia="宋体" w:cs="Arial"/>
          <w:spacing w:val="-1"/>
          <w:highlight w:val="none"/>
          <w:lang w:val="en-US" w:eastAsia="zh-CN"/>
        </w:rPr>
        <w:t xml:space="preserve"> advanced encryption s</w:t>
      </w:r>
      <w:r>
        <w:rPr>
          <w:rFonts w:hint="eastAsia" w:ascii="Arial" w:hAnsi="Arial" w:eastAsia="宋体" w:cs="Arial"/>
          <w:spacing w:val="-1"/>
          <w:highlight w:val="none"/>
          <w:lang w:val="en-US" w:eastAsia="zh-CN"/>
        </w:rPr>
        <w:t>t</w:t>
      </w:r>
      <w:r>
        <w:rPr>
          <w:rFonts w:hint="default" w:ascii="Arial" w:hAnsi="Arial" w:eastAsia="宋体" w:cs="Arial"/>
          <w:spacing w:val="-1"/>
          <w:highlight w:val="none"/>
          <w:lang w:val="en-US" w:eastAsia="zh-CN"/>
        </w:rPr>
        <w:t>andard 128 a</w:t>
      </w:r>
      <w:r>
        <w:rPr>
          <w:rFonts w:hint="eastAsia" w:ascii="Arial" w:hAnsi="Arial" w:eastAsia="宋体" w:cs="Arial"/>
          <w:spacing w:val="-1"/>
          <w:highlight w:val="none"/>
          <w:lang w:val="en-US" w:eastAsia="zh-CN"/>
        </w:rPr>
        <w:t>l</w:t>
      </w:r>
      <w:r>
        <w:rPr>
          <w:rFonts w:hint="default" w:ascii="Arial" w:hAnsi="Arial" w:eastAsia="宋体" w:cs="Arial"/>
          <w:spacing w:val="-1"/>
          <w:highlight w:val="none"/>
          <w:lang w:val="en-US" w:eastAsia="zh-CN"/>
        </w:rPr>
        <w:t>gorithm</w:t>
      </w:r>
    </w:p>
    <w:p>
      <w:pPr>
        <w:pStyle w:val="2"/>
        <w:spacing w:before="16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一种标准的分组加密</w:t>
      </w:r>
      <w:r>
        <w:rPr>
          <w:rFonts w:hint="default" w:ascii="Arial" w:hAnsi="Arial" w:eastAsia="宋体" w:cs="Arial"/>
          <w:color w:val="333333"/>
          <w:highlight w:val="none"/>
        </w:rPr>
        <w:t>对称密钥加密算法。</w:t>
      </w:r>
    </w:p>
    <w:p>
      <w:pPr>
        <w:pStyle w:val="2"/>
        <w:rPr>
          <w:rFonts w:hint="default" w:ascii="Arial" w:hAnsi="Arial" w:eastAsia="宋体" w:cs="Arial"/>
          <w:sz w:val="24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rPr>
          <w:rFonts w:hint="default" w:ascii="Arial" w:hAnsi="Arial" w:eastAsia="宋体" w:cs="Arial"/>
          <w:spacing w:val="-1"/>
          <w:highlight w:val="none"/>
          <w:lang w:val="en-US" w:eastAsia="zh-CN"/>
        </w:rPr>
      </w:pPr>
      <w:bookmarkStart w:id="16" w:name="_bookmark8"/>
      <w:bookmarkEnd w:id="16"/>
      <w:r>
        <w:rPr>
          <w:rFonts w:hint="default" w:ascii="Arial" w:hAnsi="Arial" w:eastAsia="宋体" w:cs="Arial"/>
          <w:spacing w:val="-1"/>
          <w:highlight w:val="none"/>
          <w:lang w:val="en-US" w:eastAsia="zh-CN"/>
        </w:rPr>
        <w:t>HMAC keyed-hash message authentication code</w:t>
      </w:r>
    </w:p>
    <w:p>
      <w:pPr>
        <w:pStyle w:val="2"/>
        <w:spacing w:before="16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一种带密钥的哈希消息认证码。</w:t>
      </w:r>
    </w:p>
    <w:p>
      <w:pPr>
        <w:pStyle w:val="2"/>
        <w:rPr>
          <w:rFonts w:hint="default" w:ascii="Arial" w:hAnsi="Arial" w:eastAsia="宋体" w:cs="Arial"/>
          <w:sz w:val="24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rPr>
          <w:rFonts w:hint="default" w:ascii="Arial" w:hAnsi="Arial" w:eastAsia="宋体" w:cs="Arial"/>
          <w:highlight w:val="none"/>
        </w:rPr>
      </w:pPr>
      <w:bookmarkStart w:id="17" w:name="_bookmark9"/>
      <w:bookmarkEnd w:id="17"/>
      <w:r>
        <w:rPr>
          <w:rFonts w:hint="default" w:ascii="Arial" w:hAnsi="Arial" w:eastAsia="宋体" w:cs="Arial"/>
          <w:spacing w:val="8"/>
          <w:highlight w:val="none"/>
        </w:rPr>
        <w:t>大小端约定</w:t>
      </w:r>
    </w:p>
    <w:p>
      <w:pPr>
        <w:pStyle w:val="2"/>
        <w:spacing w:before="16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没有特殊说明，多字节数据存储及传输按照大端格式。</w:t>
      </w: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spacing w:before="6"/>
        <w:rPr>
          <w:rFonts w:hint="default" w:ascii="Arial" w:hAnsi="Arial" w:eastAsia="宋体" w:cs="Arial"/>
          <w:highlight w:val="none"/>
        </w:rPr>
      </w:pPr>
    </w:p>
    <w:p>
      <w:pPr>
        <w:pStyle w:val="5"/>
        <w:numPr>
          <w:ilvl w:val="0"/>
          <w:numId w:val="9"/>
        </w:numPr>
        <w:tabs>
          <w:tab w:val="left" w:pos="652"/>
          <w:tab w:val="left" w:pos="653"/>
        </w:tabs>
        <w:spacing w:before="1" w:after="0" w:line="240" w:lineRule="auto"/>
        <w:ind w:left="652" w:right="0" w:hanging="422"/>
        <w:jc w:val="left"/>
        <w:outlineLvl w:val="0"/>
        <w:rPr>
          <w:rFonts w:hint="default" w:ascii="Arial" w:hAnsi="Arial" w:eastAsia="宋体" w:cs="Arial"/>
          <w:highlight w:val="none"/>
        </w:rPr>
      </w:pPr>
      <w:bookmarkStart w:id="18" w:name="_bookmark10"/>
      <w:bookmarkEnd w:id="18"/>
      <w:bookmarkStart w:id="19" w:name="_Toc8384"/>
      <w:bookmarkStart w:id="20" w:name="_Toc20070"/>
      <w:bookmarkStart w:id="21" w:name="_Toc13294"/>
      <w:r>
        <w:rPr>
          <w:rFonts w:hint="default" w:ascii="Arial" w:hAnsi="Arial" w:eastAsia="宋体" w:cs="Arial"/>
          <w:spacing w:val="15"/>
          <w:highlight w:val="none"/>
        </w:rPr>
        <w:t>网络环境</w:t>
      </w:r>
      <w:bookmarkEnd w:id="19"/>
      <w:bookmarkEnd w:id="20"/>
      <w:bookmarkEnd w:id="21"/>
    </w:p>
    <w:p>
      <w:pPr>
        <w:pStyle w:val="2"/>
        <w:spacing w:before="5"/>
        <w:rPr>
          <w:rFonts w:hint="default" w:ascii="Arial" w:hAnsi="Arial" w:eastAsia="宋体" w:cs="Arial"/>
          <w:b/>
          <w:sz w:val="29"/>
          <w:highlight w:val="none"/>
        </w:rPr>
      </w:pPr>
    </w:p>
    <w:p>
      <w:pPr>
        <w:pStyle w:val="2"/>
        <w:spacing w:before="1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本协议可部署于基于</w:t>
      </w:r>
      <w:r>
        <w:rPr>
          <w:rFonts w:hint="default" w:ascii="Arial" w:hAnsi="Arial" w:eastAsia="宋体" w:cs="Arial"/>
          <w:highlight w:val="none"/>
        </w:rPr>
        <w:t>NB-IoT的网络环境下。本标准对应用层协议进行了规范。</w:t>
      </w:r>
    </w:p>
    <w:p>
      <w:pPr>
        <w:spacing w:after="0"/>
        <w:rPr>
          <w:rFonts w:hint="default" w:ascii="Arial" w:hAnsi="Arial" w:eastAsia="宋体" w:cs="Arial"/>
          <w:highlight w:val="none"/>
        </w:rPr>
        <w:sectPr>
          <w:headerReference r:id="rId8" w:type="default"/>
          <w:footerReference r:id="rId9" w:type="default"/>
          <w:pgSz w:w="11910" w:h="16850"/>
          <w:pgMar w:top="1660" w:right="520" w:bottom="1340" w:left="1180" w:header="1434" w:footer="1156" w:gutter="0"/>
          <w:pgNumType w:start="3"/>
          <w:cols w:space="720" w:num="1"/>
        </w:sectPr>
      </w:pP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spacing w:before="3"/>
        <w:rPr>
          <w:rFonts w:hint="default" w:ascii="Arial" w:hAnsi="Arial" w:eastAsia="宋体" w:cs="Arial"/>
          <w:sz w:val="14"/>
          <w:highlight w:val="none"/>
        </w:rPr>
      </w:pPr>
    </w:p>
    <w:p>
      <w:pPr>
        <w:pStyle w:val="5"/>
        <w:numPr>
          <w:ilvl w:val="0"/>
          <w:numId w:val="9"/>
        </w:numPr>
        <w:tabs>
          <w:tab w:val="left" w:pos="652"/>
          <w:tab w:val="left" w:pos="653"/>
        </w:tabs>
        <w:spacing w:before="2" w:after="0" w:line="240" w:lineRule="auto"/>
        <w:ind w:left="652" w:right="0" w:hanging="422"/>
        <w:jc w:val="left"/>
        <w:outlineLvl w:val="0"/>
        <w:rPr>
          <w:rFonts w:hint="default" w:ascii="Arial" w:hAnsi="Arial" w:eastAsia="宋体" w:cs="Arial"/>
          <w:highlight w:val="none"/>
        </w:rPr>
      </w:pPr>
      <w:bookmarkStart w:id="22" w:name="_bookmark11"/>
      <w:bookmarkEnd w:id="22"/>
      <w:bookmarkStart w:id="23" w:name="_Toc10566"/>
      <w:bookmarkStart w:id="24" w:name="_Toc20824"/>
      <w:bookmarkStart w:id="25" w:name="_Toc19260"/>
      <w:r>
        <w:rPr>
          <w:rFonts w:hint="default" w:ascii="Arial" w:hAnsi="Arial" w:eastAsia="宋体" w:cs="Arial"/>
          <w:spacing w:val="15"/>
          <w:highlight w:val="none"/>
        </w:rPr>
        <w:t>协议格式</w:t>
      </w:r>
      <w:bookmarkEnd w:id="23"/>
      <w:bookmarkEnd w:id="24"/>
      <w:bookmarkEnd w:id="25"/>
    </w:p>
    <w:p>
      <w:pPr>
        <w:pStyle w:val="2"/>
        <w:spacing w:before="10"/>
        <w:rPr>
          <w:rFonts w:hint="default" w:ascii="Arial" w:hAnsi="Arial" w:eastAsia="宋体" w:cs="Arial"/>
          <w:b/>
          <w:sz w:val="25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26" w:name="_bookmark12"/>
      <w:bookmarkEnd w:id="26"/>
      <w:bookmarkStart w:id="27" w:name="_Toc14215"/>
      <w:bookmarkStart w:id="28" w:name="_Toc26949"/>
      <w:bookmarkStart w:id="29" w:name="_Toc4699"/>
      <w:r>
        <w:rPr>
          <w:rFonts w:hint="default" w:ascii="Arial" w:hAnsi="Arial" w:eastAsia="宋体" w:cs="Arial"/>
          <w:spacing w:val="15"/>
          <w:highlight w:val="none"/>
        </w:rPr>
        <w:t>帧结构</w:t>
      </w:r>
      <w:bookmarkEnd w:id="27"/>
      <w:bookmarkEnd w:id="28"/>
      <w:bookmarkEnd w:id="29"/>
    </w:p>
    <w:p>
      <w:pPr>
        <w:pStyle w:val="2"/>
        <w:rPr>
          <w:rFonts w:hint="default" w:ascii="Arial" w:hAnsi="Arial" w:eastAsia="宋体" w:cs="Arial"/>
          <w:b/>
          <w:sz w:val="14"/>
          <w:highlight w:val="none"/>
        </w:rPr>
      </w:pPr>
    </w:p>
    <w:p>
      <w:pPr>
        <w:spacing w:before="71"/>
        <w:ind w:left="2716" w:right="3102" w:firstLine="0"/>
        <w:jc w:val="center"/>
        <w:rPr>
          <w:rFonts w:hint="default" w:ascii="Arial" w:hAnsi="Arial" w:eastAsia="宋体" w:cs="Arial"/>
          <w:sz w:val="21"/>
          <w:highlight w:val="none"/>
        </w:rPr>
      </w:pPr>
      <w:r>
        <w:rPr>
          <w:rFonts w:hint="default" w:ascii="Arial" w:hAnsi="Arial" w:eastAsia="宋体" w:cs="Arial"/>
          <w:spacing w:val="-17"/>
          <w:sz w:val="19"/>
          <w:highlight w:val="none"/>
        </w:rPr>
        <w:t xml:space="preserve">表 </w:t>
      </w:r>
      <w:r>
        <w:rPr>
          <w:rFonts w:hint="default" w:ascii="Arial" w:hAnsi="Arial" w:eastAsia="宋体" w:cs="Arial"/>
          <w:sz w:val="19"/>
          <w:highlight w:val="none"/>
        </w:rPr>
        <w:t>1</w:t>
      </w:r>
      <w:r>
        <w:rPr>
          <w:rFonts w:hint="default" w:ascii="Arial" w:hAnsi="Arial" w:eastAsia="宋体" w:cs="Arial"/>
          <w:spacing w:val="52"/>
          <w:sz w:val="19"/>
          <w:highlight w:val="none"/>
        </w:rPr>
        <w:t xml:space="preserve"> </w:t>
      </w:r>
      <w:r>
        <w:rPr>
          <w:rFonts w:hint="default" w:ascii="Arial" w:hAnsi="Arial" w:eastAsia="宋体" w:cs="Arial"/>
          <w:sz w:val="21"/>
          <w:highlight w:val="none"/>
        </w:rPr>
        <w:t>帧结构</w:t>
      </w:r>
    </w:p>
    <w:p>
      <w:pPr>
        <w:pStyle w:val="2"/>
        <w:spacing w:before="1" w:after="1"/>
        <w:rPr>
          <w:rFonts w:hint="default" w:ascii="Arial" w:hAnsi="Arial" w:eastAsia="宋体" w:cs="Arial"/>
          <w:sz w:val="14"/>
          <w:highlight w:val="none"/>
        </w:rPr>
      </w:pPr>
    </w:p>
    <w:tbl>
      <w:tblPr>
        <w:tblStyle w:val="13"/>
        <w:tblW w:w="3574" w:type="dxa"/>
        <w:tblInd w:w="313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2"/>
        <w:gridCol w:w="916"/>
        <w:gridCol w:w="97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682" w:type="dxa"/>
            <w:shd w:val="clear" w:color="auto" w:fill="D7D7D7"/>
          </w:tcPr>
          <w:p>
            <w:pPr>
              <w:pStyle w:val="18"/>
              <w:tabs>
                <w:tab w:val="left" w:pos="983"/>
              </w:tabs>
              <w:spacing w:before="0" w:line="311" w:lineRule="exact"/>
              <w:ind w:left="517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z w:val="21"/>
                <w:highlight w:val="none"/>
              </w:rPr>
              <w:t>字</w:t>
            </w:r>
            <w:r>
              <w:rPr>
                <w:rFonts w:hint="default" w:ascii="Arial" w:hAnsi="Arial" w:eastAsia="宋体" w:cs="Arial"/>
                <w:b/>
                <w:sz w:val="21"/>
                <w:highlight w:val="none"/>
              </w:rPr>
              <w:tab/>
            </w:r>
            <w:r>
              <w:rPr>
                <w:rFonts w:hint="default" w:ascii="Arial" w:hAnsi="Arial" w:eastAsia="宋体" w:cs="Arial"/>
                <w:b/>
                <w:sz w:val="21"/>
                <w:highlight w:val="none"/>
              </w:rPr>
              <w:t>段</w:t>
            </w:r>
          </w:p>
        </w:tc>
        <w:tc>
          <w:tcPr>
            <w:tcW w:w="916" w:type="dxa"/>
            <w:shd w:val="clear" w:color="auto" w:fill="D7D7D7"/>
          </w:tcPr>
          <w:p>
            <w:pPr>
              <w:pStyle w:val="18"/>
              <w:tabs>
                <w:tab w:val="left" w:pos="593"/>
              </w:tabs>
              <w:spacing w:before="0" w:line="311" w:lineRule="exact"/>
              <w:ind w:left="127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z w:val="21"/>
                <w:highlight w:val="none"/>
              </w:rPr>
              <w:t>长</w:t>
            </w:r>
            <w:r>
              <w:rPr>
                <w:rFonts w:hint="default" w:ascii="Arial" w:hAnsi="Arial" w:eastAsia="宋体" w:cs="Arial"/>
                <w:b/>
                <w:sz w:val="21"/>
                <w:highlight w:val="none"/>
              </w:rPr>
              <w:tab/>
            </w:r>
            <w:r>
              <w:rPr>
                <w:rFonts w:hint="default" w:ascii="Arial" w:hAnsi="Arial" w:eastAsia="宋体" w:cs="Arial"/>
                <w:b/>
                <w:sz w:val="21"/>
                <w:highlight w:val="none"/>
              </w:rPr>
              <w:t>度</w:t>
            </w:r>
          </w:p>
        </w:tc>
        <w:tc>
          <w:tcPr>
            <w:tcW w:w="976" w:type="dxa"/>
            <w:shd w:val="clear" w:color="auto" w:fill="D7D7D7"/>
          </w:tcPr>
          <w:p>
            <w:pPr>
              <w:pStyle w:val="18"/>
              <w:tabs>
                <w:tab w:val="left" w:pos="623"/>
              </w:tabs>
              <w:spacing w:before="0" w:line="311" w:lineRule="exact"/>
              <w:ind w:left="157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z w:val="21"/>
                <w:highlight w:val="none"/>
              </w:rPr>
              <w:t>代</w:t>
            </w:r>
            <w:r>
              <w:rPr>
                <w:rFonts w:hint="default" w:ascii="Arial" w:hAnsi="Arial" w:eastAsia="宋体" w:cs="Arial"/>
                <w:b/>
                <w:sz w:val="21"/>
                <w:highlight w:val="none"/>
              </w:rPr>
              <w:tab/>
            </w:r>
            <w:r>
              <w:rPr>
                <w:rFonts w:hint="default" w:ascii="Arial" w:hAnsi="Arial" w:eastAsia="宋体" w:cs="Arial"/>
                <w:b/>
                <w:sz w:val="21"/>
                <w:highlight w:val="none"/>
              </w:rPr>
              <w:t>号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82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帧头</w:t>
            </w:r>
          </w:p>
        </w:tc>
        <w:tc>
          <w:tcPr>
            <w:tcW w:w="916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1</w:t>
            </w:r>
          </w:p>
        </w:tc>
        <w:tc>
          <w:tcPr>
            <w:tcW w:w="976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HEAD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82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协议类型</w:t>
            </w:r>
          </w:p>
        </w:tc>
        <w:tc>
          <w:tcPr>
            <w:tcW w:w="916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1</w:t>
            </w:r>
          </w:p>
        </w:tc>
        <w:tc>
          <w:tcPr>
            <w:tcW w:w="976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T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82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协议框架版本</w:t>
            </w:r>
          </w:p>
        </w:tc>
        <w:tc>
          <w:tcPr>
            <w:tcW w:w="916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1</w:t>
            </w:r>
          </w:p>
        </w:tc>
        <w:tc>
          <w:tcPr>
            <w:tcW w:w="976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V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82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帧长度</w:t>
            </w:r>
          </w:p>
        </w:tc>
        <w:tc>
          <w:tcPr>
            <w:tcW w:w="916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2</w:t>
            </w:r>
          </w:p>
        </w:tc>
        <w:tc>
          <w:tcPr>
            <w:tcW w:w="976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L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82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消息序号</w:t>
            </w:r>
          </w:p>
        </w:tc>
        <w:tc>
          <w:tcPr>
            <w:tcW w:w="916" w:type="dxa"/>
          </w:tcPr>
          <w:p>
            <w:pPr>
              <w:pStyle w:val="18"/>
              <w:spacing w:before="30" w:line="265" w:lineRule="exact"/>
              <w:ind w:left="127"/>
              <w:rPr>
                <w:rFonts w:hint="eastAsia" w:ascii="Arial" w:hAnsi="Arial" w:eastAsia="宋体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1</w:t>
            </w:r>
          </w:p>
        </w:tc>
        <w:tc>
          <w:tcPr>
            <w:tcW w:w="976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MID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82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控制域</w:t>
            </w:r>
          </w:p>
        </w:tc>
        <w:tc>
          <w:tcPr>
            <w:tcW w:w="916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1</w:t>
            </w:r>
          </w:p>
        </w:tc>
        <w:tc>
          <w:tcPr>
            <w:tcW w:w="976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682" w:type="dxa"/>
          </w:tcPr>
          <w:p>
            <w:pPr>
              <w:pStyle w:val="18"/>
              <w:spacing w:before="30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>数据对象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ID</w:t>
            </w:r>
          </w:p>
        </w:tc>
        <w:tc>
          <w:tcPr>
            <w:tcW w:w="916" w:type="dxa"/>
          </w:tcPr>
          <w:p>
            <w:pPr>
              <w:pStyle w:val="18"/>
              <w:spacing w:before="30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2</w:t>
            </w:r>
          </w:p>
        </w:tc>
        <w:tc>
          <w:tcPr>
            <w:tcW w:w="976" w:type="dxa"/>
          </w:tcPr>
          <w:p>
            <w:pPr>
              <w:pStyle w:val="18"/>
              <w:spacing w:before="30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DID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82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数据域</w:t>
            </w:r>
          </w:p>
        </w:tc>
        <w:tc>
          <w:tcPr>
            <w:tcW w:w="916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L-12</w:t>
            </w:r>
          </w:p>
        </w:tc>
        <w:tc>
          <w:tcPr>
            <w:tcW w:w="976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82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校验域</w:t>
            </w:r>
          </w:p>
        </w:tc>
        <w:tc>
          <w:tcPr>
            <w:tcW w:w="916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2</w:t>
            </w:r>
          </w:p>
        </w:tc>
        <w:tc>
          <w:tcPr>
            <w:tcW w:w="976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CRC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82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帧尾</w:t>
            </w:r>
          </w:p>
        </w:tc>
        <w:tc>
          <w:tcPr>
            <w:tcW w:w="916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1</w:t>
            </w:r>
          </w:p>
        </w:tc>
        <w:tc>
          <w:tcPr>
            <w:tcW w:w="976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TAIL</w:t>
            </w:r>
          </w:p>
        </w:tc>
      </w:tr>
    </w:tbl>
    <w:p>
      <w:pPr>
        <w:pStyle w:val="2"/>
        <w:spacing w:before="8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2"/>
        <w:spacing w:before="8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30" w:name="_bookmark13"/>
      <w:bookmarkEnd w:id="30"/>
      <w:bookmarkStart w:id="31" w:name="_Toc32446"/>
      <w:bookmarkStart w:id="32" w:name="_Toc9207"/>
      <w:bookmarkStart w:id="33" w:name="_Toc12989"/>
      <w:r>
        <w:rPr>
          <w:rFonts w:hint="default" w:ascii="Arial" w:hAnsi="Arial" w:eastAsia="宋体" w:cs="Arial"/>
          <w:spacing w:val="15"/>
          <w:w w:val="85"/>
          <w:highlight w:val="none"/>
        </w:rPr>
        <w:t>帧头</w:t>
      </w:r>
      <w:r>
        <w:rPr>
          <w:rFonts w:hint="default" w:ascii="Arial" w:hAnsi="Arial" w:eastAsia="宋体" w:cs="Arial"/>
          <w:w w:val="85"/>
          <w:highlight w:val="none"/>
        </w:rPr>
        <w:t>（HEAD）</w:t>
      </w:r>
      <w:bookmarkEnd w:id="31"/>
      <w:bookmarkEnd w:id="32"/>
      <w:bookmarkEnd w:id="33"/>
    </w:p>
    <w:p>
      <w:pPr>
        <w:pStyle w:val="2"/>
        <w:spacing w:before="16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数值为</w:t>
      </w:r>
      <w:r>
        <w:rPr>
          <w:rFonts w:hint="default" w:ascii="Arial" w:hAnsi="Arial" w:eastAsia="宋体" w:cs="Arial"/>
          <w:highlight w:val="none"/>
        </w:rPr>
        <w:t>68H，一帧的开始。</w:t>
      </w:r>
    </w:p>
    <w:p>
      <w:pPr>
        <w:pStyle w:val="2"/>
        <w:spacing w:before="12"/>
        <w:rPr>
          <w:rFonts w:hint="default" w:ascii="Arial" w:hAnsi="Arial" w:eastAsia="宋体" w:cs="Arial"/>
          <w:sz w:val="23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34" w:name="_bookmark14"/>
      <w:bookmarkEnd w:id="34"/>
      <w:bookmarkStart w:id="35" w:name="_Toc22986"/>
      <w:bookmarkStart w:id="36" w:name="_Toc10248"/>
      <w:bookmarkStart w:id="37" w:name="_Toc11515"/>
      <w:r>
        <w:rPr>
          <w:rFonts w:hint="default" w:ascii="Arial" w:hAnsi="Arial" w:eastAsia="宋体" w:cs="Arial"/>
          <w:spacing w:val="11"/>
          <w:w w:val="95"/>
          <w:highlight w:val="none"/>
        </w:rPr>
        <w:t>协议类型</w:t>
      </w:r>
      <w:r>
        <w:rPr>
          <w:rFonts w:hint="default" w:ascii="Arial" w:hAnsi="Arial" w:eastAsia="宋体" w:cs="Arial"/>
          <w:w w:val="95"/>
          <w:highlight w:val="none"/>
        </w:rPr>
        <w:t>（T）</w:t>
      </w:r>
      <w:bookmarkEnd w:id="35"/>
      <w:bookmarkEnd w:id="36"/>
      <w:bookmarkEnd w:id="37"/>
    </w:p>
    <w:p>
      <w:pPr>
        <w:pStyle w:val="2"/>
        <w:spacing w:before="4"/>
        <w:rPr>
          <w:rFonts w:hint="default" w:ascii="Arial" w:hAnsi="Arial" w:eastAsia="宋体" w:cs="Arial"/>
          <w:b/>
          <w:sz w:val="13"/>
          <w:highlight w:val="none"/>
        </w:rPr>
      </w:pPr>
    </w:p>
    <w:p>
      <w:pPr>
        <w:pStyle w:val="2"/>
        <w:spacing w:before="71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协议类型号。为后期扩展预留。本协议对应的类型号为</w:t>
      </w:r>
      <w:r>
        <w:rPr>
          <w:rFonts w:hint="eastAsia" w:ascii="Arial" w:hAnsi="Arial" w:cs="Arial"/>
          <w:spacing w:val="-1"/>
          <w:highlight w:val="none"/>
          <w:lang w:val="en-US" w:eastAsia="zh-CN"/>
        </w:rPr>
        <w:t>1</w:t>
      </w:r>
      <w:r>
        <w:rPr>
          <w:rFonts w:hint="default" w:ascii="Arial" w:hAnsi="Arial" w:eastAsia="宋体" w:cs="Arial"/>
          <w:highlight w:val="none"/>
        </w:rPr>
        <w:t>。</w:t>
      </w:r>
    </w:p>
    <w:p>
      <w:pPr>
        <w:pStyle w:val="2"/>
        <w:spacing w:before="1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1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38" w:name="_bookmark15"/>
      <w:bookmarkEnd w:id="38"/>
      <w:bookmarkStart w:id="39" w:name="_Toc11047"/>
      <w:bookmarkStart w:id="40" w:name="_Toc1464"/>
      <w:bookmarkStart w:id="41" w:name="_Toc29883"/>
      <w:r>
        <w:rPr>
          <w:rFonts w:hint="default" w:ascii="Arial" w:hAnsi="Arial" w:eastAsia="宋体" w:cs="Arial"/>
          <w:spacing w:val="6"/>
          <w:w w:val="95"/>
          <w:highlight w:val="none"/>
        </w:rPr>
        <w:t>协议框架版本</w:t>
      </w:r>
      <w:r>
        <w:rPr>
          <w:rFonts w:hint="default" w:ascii="Arial" w:hAnsi="Arial" w:eastAsia="宋体" w:cs="Arial"/>
          <w:w w:val="95"/>
          <w:highlight w:val="none"/>
        </w:rPr>
        <w:t>（V）</w:t>
      </w:r>
      <w:bookmarkEnd w:id="39"/>
      <w:bookmarkEnd w:id="40"/>
      <w:bookmarkEnd w:id="41"/>
    </w:p>
    <w:p>
      <w:pPr>
        <w:pStyle w:val="2"/>
        <w:spacing w:before="1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协议框架的版本号。为后期扩展预留。本协议对应的版本号为</w:t>
      </w:r>
      <w:r>
        <w:rPr>
          <w:rFonts w:hint="default" w:ascii="Arial" w:hAnsi="Arial" w:eastAsia="宋体" w:cs="Arial"/>
          <w:highlight w:val="none"/>
        </w:rPr>
        <w:t>1。</w:t>
      </w:r>
    </w:p>
    <w:p>
      <w:pPr>
        <w:pStyle w:val="2"/>
        <w:spacing w:before="2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42" w:name="_bookmark16"/>
      <w:bookmarkEnd w:id="42"/>
      <w:bookmarkStart w:id="43" w:name="_Toc23534"/>
      <w:bookmarkStart w:id="44" w:name="_Toc14734"/>
      <w:bookmarkStart w:id="45" w:name="_Toc6255"/>
      <w:r>
        <w:rPr>
          <w:rFonts w:hint="default" w:ascii="Arial" w:hAnsi="Arial" w:eastAsia="宋体" w:cs="Arial"/>
          <w:spacing w:val="15"/>
          <w:w w:val="95"/>
          <w:highlight w:val="none"/>
        </w:rPr>
        <w:t>帧长度</w:t>
      </w:r>
      <w:r>
        <w:rPr>
          <w:rFonts w:hint="default" w:ascii="Arial" w:hAnsi="Arial" w:eastAsia="宋体" w:cs="Arial"/>
          <w:w w:val="95"/>
          <w:highlight w:val="none"/>
        </w:rPr>
        <w:t>（L）</w:t>
      </w:r>
      <w:bookmarkEnd w:id="43"/>
      <w:bookmarkEnd w:id="44"/>
      <w:bookmarkEnd w:id="45"/>
    </w:p>
    <w:p>
      <w:pPr>
        <w:pStyle w:val="2"/>
        <w:spacing w:before="1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整帧长度，包括帧头。</w:t>
      </w:r>
    </w:p>
    <w:p>
      <w:pPr>
        <w:pStyle w:val="2"/>
        <w:spacing w:before="2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46" w:name="_bookmark17"/>
      <w:bookmarkEnd w:id="46"/>
      <w:bookmarkStart w:id="47" w:name="_Toc6226"/>
      <w:bookmarkStart w:id="48" w:name="_Toc16093"/>
      <w:bookmarkStart w:id="49" w:name="_Toc22443"/>
      <w:r>
        <w:rPr>
          <w:rFonts w:hint="default" w:ascii="Arial" w:hAnsi="Arial" w:eastAsia="宋体" w:cs="Arial"/>
          <w:spacing w:val="11"/>
          <w:w w:val="90"/>
          <w:highlight w:val="none"/>
        </w:rPr>
        <w:t>消息序号</w:t>
      </w:r>
      <w:r>
        <w:rPr>
          <w:rFonts w:hint="default" w:ascii="Arial" w:hAnsi="Arial" w:eastAsia="宋体" w:cs="Arial"/>
          <w:w w:val="90"/>
          <w:highlight w:val="none"/>
        </w:rPr>
        <w:t>（MID）</w:t>
      </w:r>
      <w:bookmarkEnd w:id="47"/>
      <w:bookmarkEnd w:id="48"/>
      <w:bookmarkEnd w:id="49"/>
    </w:p>
    <w:p>
      <w:pPr>
        <w:pStyle w:val="2"/>
        <w:spacing w:before="1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下行报文和最近一次的上行报文一致。智能终端表每次发送后数值自增</w:t>
      </w:r>
      <w:r>
        <w:rPr>
          <w:rFonts w:hint="default" w:ascii="Arial" w:hAnsi="Arial" w:eastAsia="宋体" w:cs="Arial"/>
          <w:highlight w:val="none"/>
        </w:rPr>
        <w:t>1。</w:t>
      </w:r>
    </w:p>
    <w:p>
      <w:pPr>
        <w:pStyle w:val="2"/>
        <w:ind w:left="652"/>
        <w:rPr>
          <w:rFonts w:hint="default" w:ascii="Arial" w:hAnsi="Arial" w:eastAsia="宋体" w:cs="Arial"/>
          <w:spacing w:val="-1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系统端收到报文MID与上一次3分钟内收到的相同，则重发上一次应答给表端。</w:t>
      </w:r>
    </w:p>
    <w:p>
      <w:pPr>
        <w:spacing w:after="0"/>
        <w:rPr>
          <w:rFonts w:hint="default" w:ascii="Arial" w:hAnsi="Arial" w:eastAsia="宋体" w:cs="Arial"/>
          <w:highlight w:val="none"/>
        </w:rPr>
        <w:sectPr>
          <w:pgSz w:w="11910" w:h="16850"/>
          <w:pgMar w:top="1660" w:right="520" w:bottom="1340" w:left="1180" w:header="1434" w:footer="1156" w:gutter="0"/>
          <w:cols w:space="720" w:num="1"/>
        </w:sectPr>
      </w:pPr>
    </w:p>
    <w:p>
      <w:pPr>
        <w:pStyle w:val="2"/>
        <w:spacing w:before="9"/>
        <w:rPr>
          <w:rFonts w:hint="default" w:ascii="Arial" w:hAnsi="Arial" w:eastAsia="宋体" w:cs="Arial"/>
          <w:sz w:val="16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1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50" w:name="_bookmark18"/>
      <w:bookmarkEnd w:id="50"/>
      <w:bookmarkStart w:id="51" w:name="_Toc27067"/>
      <w:bookmarkStart w:id="52" w:name="_Toc20400"/>
      <w:bookmarkStart w:id="53" w:name="_Toc17605"/>
      <w:r>
        <w:rPr>
          <w:rFonts w:hint="default" w:ascii="Arial" w:hAnsi="Arial" w:eastAsia="宋体" w:cs="Arial"/>
          <w:spacing w:val="13"/>
          <w:w w:val="95"/>
          <w:highlight w:val="none"/>
        </w:rPr>
        <w:t xml:space="preserve">数据对象 </w:t>
      </w:r>
      <w:r>
        <w:rPr>
          <w:rFonts w:hint="default" w:ascii="Arial" w:hAnsi="Arial" w:eastAsia="宋体" w:cs="Arial"/>
          <w:w w:val="95"/>
          <w:highlight w:val="none"/>
        </w:rPr>
        <w:t>ID</w:t>
      </w:r>
      <w:r>
        <w:rPr>
          <w:rFonts w:hint="default" w:ascii="Arial" w:hAnsi="Arial" w:eastAsia="宋体" w:cs="Arial"/>
          <w:spacing w:val="43"/>
          <w:w w:val="95"/>
          <w:highlight w:val="none"/>
        </w:rPr>
        <w:t xml:space="preserve"> </w:t>
      </w:r>
      <w:r>
        <w:rPr>
          <w:rFonts w:hint="default" w:ascii="Arial" w:hAnsi="Arial" w:eastAsia="宋体" w:cs="Arial"/>
          <w:w w:val="95"/>
          <w:highlight w:val="none"/>
        </w:rPr>
        <w:t>（DID）</w:t>
      </w:r>
      <w:bookmarkEnd w:id="51"/>
      <w:bookmarkEnd w:id="52"/>
      <w:bookmarkEnd w:id="53"/>
    </w:p>
    <w:p>
      <w:pPr>
        <w:pStyle w:val="2"/>
        <w:spacing w:before="1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参考附录</w:t>
      </w:r>
      <w:r>
        <w:rPr>
          <w:rFonts w:hint="default" w:ascii="Arial" w:hAnsi="Arial" w:eastAsia="宋体" w:cs="Arial"/>
          <w:highlight w:val="none"/>
        </w:rPr>
        <w:t>A中对相关产品的数据对象定义。</w:t>
      </w:r>
    </w:p>
    <w:p>
      <w:pPr>
        <w:pStyle w:val="2"/>
        <w:spacing w:before="2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54" w:name="_bookmark19"/>
      <w:bookmarkEnd w:id="54"/>
      <w:bookmarkStart w:id="55" w:name="_Toc25621"/>
      <w:bookmarkStart w:id="56" w:name="_Toc3091"/>
      <w:bookmarkStart w:id="57" w:name="_Toc2616"/>
      <w:r>
        <w:rPr>
          <w:rFonts w:hint="default" w:ascii="Arial" w:hAnsi="Arial" w:eastAsia="宋体" w:cs="Arial"/>
          <w:spacing w:val="23"/>
          <w:highlight w:val="none"/>
        </w:rPr>
        <w:t xml:space="preserve">控制域 </w:t>
      </w:r>
      <w:r>
        <w:rPr>
          <w:rFonts w:hint="default" w:ascii="Arial" w:hAnsi="Arial" w:eastAsia="宋体" w:cs="Arial"/>
          <w:spacing w:val="15"/>
          <w:highlight w:val="none"/>
        </w:rPr>
        <w:t>(C)</w:t>
      </w:r>
      <w:bookmarkEnd w:id="55"/>
      <w:bookmarkEnd w:id="56"/>
      <w:bookmarkEnd w:id="57"/>
    </w:p>
    <w:p>
      <w:pPr>
        <w:pStyle w:val="2"/>
        <w:spacing w:before="8"/>
        <w:rPr>
          <w:rFonts w:hint="default" w:ascii="Arial" w:hAnsi="Arial" w:eastAsia="宋体" w:cs="Arial"/>
          <w:b/>
          <w:sz w:val="15"/>
          <w:highlight w:val="none"/>
        </w:rPr>
      </w:pPr>
    </w:p>
    <w:tbl>
      <w:tblPr>
        <w:tblStyle w:val="13"/>
        <w:tblW w:w="6848" w:type="dxa"/>
        <w:tblInd w:w="149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56" w:type="dxa"/>
          </w:tcPr>
          <w:p>
            <w:pPr>
              <w:pStyle w:val="18"/>
              <w:spacing w:before="30" w:line="266" w:lineRule="exact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Bit7</w:t>
            </w:r>
          </w:p>
        </w:tc>
        <w:tc>
          <w:tcPr>
            <w:tcW w:w="856" w:type="dxa"/>
          </w:tcPr>
          <w:p>
            <w:pPr>
              <w:pStyle w:val="18"/>
              <w:spacing w:before="30" w:line="266" w:lineRule="exact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Bit6</w:t>
            </w:r>
          </w:p>
        </w:tc>
        <w:tc>
          <w:tcPr>
            <w:tcW w:w="856" w:type="dxa"/>
          </w:tcPr>
          <w:p>
            <w:pPr>
              <w:pStyle w:val="18"/>
              <w:spacing w:before="30" w:line="266" w:lineRule="exact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Bit5</w:t>
            </w:r>
          </w:p>
        </w:tc>
        <w:tc>
          <w:tcPr>
            <w:tcW w:w="856" w:type="dxa"/>
          </w:tcPr>
          <w:p>
            <w:pPr>
              <w:pStyle w:val="18"/>
              <w:spacing w:before="30" w:line="266" w:lineRule="exact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Bit4</w:t>
            </w:r>
          </w:p>
        </w:tc>
        <w:tc>
          <w:tcPr>
            <w:tcW w:w="856" w:type="dxa"/>
          </w:tcPr>
          <w:p>
            <w:pPr>
              <w:pStyle w:val="18"/>
              <w:spacing w:before="30" w:line="266" w:lineRule="exact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Bit3</w:t>
            </w:r>
          </w:p>
        </w:tc>
        <w:tc>
          <w:tcPr>
            <w:tcW w:w="856" w:type="dxa"/>
          </w:tcPr>
          <w:p>
            <w:pPr>
              <w:pStyle w:val="18"/>
              <w:spacing w:before="30" w:line="266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Bit2</w:t>
            </w:r>
          </w:p>
        </w:tc>
        <w:tc>
          <w:tcPr>
            <w:tcW w:w="856" w:type="dxa"/>
          </w:tcPr>
          <w:p>
            <w:pPr>
              <w:pStyle w:val="18"/>
              <w:spacing w:before="30" w:line="266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Bit1</w:t>
            </w:r>
          </w:p>
        </w:tc>
        <w:tc>
          <w:tcPr>
            <w:tcW w:w="856" w:type="dxa"/>
          </w:tcPr>
          <w:p>
            <w:pPr>
              <w:pStyle w:val="18"/>
              <w:spacing w:before="30" w:line="266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Bit0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56" w:type="dxa"/>
          </w:tcPr>
          <w:p>
            <w:pPr>
              <w:pStyle w:val="18"/>
              <w:spacing w:before="30" w:line="265" w:lineRule="exact"/>
              <w:ind w:left="21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方向</w:t>
            </w:r>
          </w:p>
        </w:tc>
        <w:tc>
          <w:tcPr>
            <w:tcW w:w="1712" w:type="dxa"/>
            <w:gridSpan w:val="2"/>
          </w:tcPr>
          <w:p>
            <w:pPr>
              <w:pStyle w:val="18"/>
              <w:spacing w:before="30" w:line="265" w:lineRule="exact"/>
              <w:ind w:left="633" w:right="603"/>
              <w:jc w:val="center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保留</w:t>
            </w:r>
          </w:p>
        </w:tc>
        <w:tc>
          <w:tcPr>
            <w:tcW w:w="4280" w:type="dxa"/>
            <w:gridSpan w:val="5"/>
          </w:tcPr>
          <w:p>
            <w:pPr>
              <w:pStyle w:val="18"/>
              <w:spacing w:before="30" w:line="265" w:lineRule="exact"/>
              <w:ind w:left="1805" w:right="1789"/>
              <w:jc w:val="center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功能码</w:t>
            </w:r>
          </w:p>
        </w:tc>
      </w:tr>
    </w:tbl>
    <w:p>
      <w:pPr>
        <w:pStyle w:val="2"/>
        <w:spacing w:before="11"/>
        <w:rPr>
          <w:rFonts w:hint="default" w:ascii="Arial" w:hAnsi="Arial" w:eastAsia="宋体" w:cs="Arial"/>
          <w:b/>
          <w:sz w:val="19"/>
          <w:highlight w:val="none"/>
        </w:rPr>
      </w:pPr>
    </w:p>
    <w:p>
      <w:pPr>
        <w:pStyle w:val="2"/>
        <w:spacing w:line="280" w:lineRule="auto"/>
        <w:ind w:left="652" w:right="4929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Bit7:</w:t>
      </w:r>
      <w:r>
        <w:rPr>
          <w:rFonts w:hint="default" w:ascii="Arial" w:hAnsi="Arial" w:eastAsia="宋体" w:cs="Arial"/>
          <w:spacing w:val="-2"/>
          <w:highlight w:val="none"/>
        </w:rPr>
        <w:t xml:space="preserve"> 方向标识。</w:t>
      </w:r>
      <w:r>
        <w:rPr>
          <w:rFonts w:hint="default" w:ascii="Arial" w:hAnsi="Arial" w:eastAsia="宋体" w:cs="Arial"/>
          <w:highlight w:val="none"/>
        </w:rPr>
        <w:t>0——上行报文，1——下行报文Bit0~Bit4: 功能码。具体内容参考下表。</w:t>
      </w:r>
    </w:p>
    <w:p>
      <w:pPr>
        <w:spacing w:before="152"/>
        <w:ind w:left="4362" w:right="0" w:firstLine="0"/>
        <w:jc w:val="left"/>
        <w:rPr>
          <w:rFonts w:hint="default" w:ascii="Arial" w:hAnsi="Arial" w:eastAsia="宋体" w:cs="Arial"/>
          <w:sz w:val="21"/>
          <w:highlight w:val="none"/>
        </w:rPr>
      </w:pPr>
      <w:r>
        <w:rPr>
          <w:rFonts w:hint="default" w:ascii="Arial" w:hAnsi="Arial" w:eastAsia="宋体" w:cs="Arial"/>
          <w:spacing w:val="-17"/>
          <w:sz w:val="19"/>
          <w:highlight w:val="none"/>
        </w:rPr>
        <w:t xml:space="preserve">表 </w:t>
      </w:r>
      <w:r>
        <w:rPr>
          <w:rFonts w:hint="default" w:ascii="Arial" w:hAnsi="Arial" w:eastAsia="宋体" w:cs="Arial"/>
          <w:sz w:val="19"/>
          <w:highlight w:val="none"/>
        </w:rPr>
        <w:t>2</w:t>
      </w:r>
      <w:r>
        <w:rPr>
          <w:rFonts w:hint="default" w:ascii="Arial" w:hAnsi="Arial" w:eastAsia="宋体" w:cs="Arial"/>
          <w:spacing w:val="52"/>
          <w:sz w:val="19"/>
          <w:highlight w:val="none"/>
        </w:rPr>
        <w:t xml:space="preserve"> </w:t>
      </w:r>
      <w:r>
        <w:rPr>
          <w:rFonts w:hint="default" w:ascii="Arial" w:hAnsi="Arial" w:eastAsia="宋体" w:cs="Arial"/>
          <w:sz w:val="21"/>
          <w:highlight w:val="none"/>
        </w:rPr>
        <w:t>功能码</w:t>
      </w:r>
    </w:p>
    <w:p>
      <w:pPr>
        <w:pStyle w:val="2"/>
        <w:spacing w:before="3" w:after="1"/>
        <w:rPr>
          <w:rFonts w:hint="default" w:ascii="Arial" w:hAnsi="Arial" w:eastAsia="宋体" w:cs="Arial"/>
          <w:sz w:val="15"/>
          <w:highlight w:val="none"/>
        </w:rPr>
      </w:pPr>
    </w:p>
    <w:tbl>
      <w:tblPr>
        <w:tblStyle w:val="13"/>
        <w:tblW w:w="9586" w:type="dxa"/>
        <w:tblInd w:w="12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2"/>
        <w:gridCol w:w="1338"/>
        <w:gridCol w:w="902"/>
        <w:gridCol w:w="6204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42" w:type="dxa"/>
            <w:shd w:val="clear" w:color="auto" w:fill="D7D7D7"/>
          </w:tcPr>
          <w:p>
            <w:pPr>
              <w:pStyle w:val="18"/>
              <w:spacing w:before="0" w:line="295" w:lineRule="exact"/>
              <w:ind w:left="232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pacing w:val="15"/>
                <w:sz w:val="21"/>
                <w:highlight w:val="none"/>
              </w:rPr>
              <w:t>功能码</w:t>
            </w:r>
          </w:p>
        </w:tc>
        <w:tc>
          <w:tcPr>
            <w:tcW w:w="1338" w:type="dxa"/>
            <w:shd w:val="clear" w:color="auto" w:fill="D7D7D7"/>
          </w:tcPr>
          <w:p>
            <w:pPr>
              <w:pStyle w:val="18"/>
              <w:spacing w:before="0" w:line="295" w:lineRule="exact"/>
              <w:ind w:left="667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pacing w:val="15"/>
                <w:sz w:val="21"/>
                <w:highlight w:val="none"/>
              </w:rPr>
              <w:t>名称</w:t>
            </w:r>
          </w:p>
        </w:tc>
        <w:tc>
          <w:tcPr>
            <w:tcW w:w="7106" w:type="dxa"/>
            <w:gridSpan w:val="2"/>
            <w:shd w:val="clear" w:color="auto" w:fill="D7D7D7"/>
          </w:tcPr>
          <w:p>
            <w:pPr>
              <w:pStyle w:val="18"/>
              <w:spacing w:before="0" w:line="295" w:lineRule="exact"/>
              <w:ind w:left="3186" w:right="2740"/>
              <w:jc w:val="center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pacing w:val="15"/>
                <w:sz w:val="21"/>
                <w:highlight w:val="none"/>
              </w:rPr>
              <w:t>数据域说明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42" w:type="dxa"/>
          </w:tcPr>
          <w:p>
            <w:pPr>
              <w:pStyle w:val="18"/>
              <w:spacing w:before="30" w:line="265" w:lineRule="exact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01H</w:t>
            </w:r>
          </w:p>
        </w:tc>
        <w:tc>
          <w:tcPr>
            <w:tcW w:w="1338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主动上报</w:t>
            </w:r>
          </w:p>
        </w:tc>
        <w:tc>
          <w:tcPr>
            <w:tcW w:w="902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上行</w:t>
            </w:r>
          </w:p>
        </w:tc>
        <w:tc>
          <w:tcPr>
            <w:tcW w:w="6204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>数据对象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（明文或密文）+MAC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142" w:type="dxa"/>
          </w:tcPr>
          <w:p>
            <w:pPr>
              <w:pStyle w:val="18"/>
              <w:spacing w:before="30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02H</w:t>
            </w:r>
          </w:p>
        </w:tc>
        <w:tc>
          <w:tcPr>
            <w:tcW w:w="1338" w:type="dxa"/>
          </w:tcPr>
          <w:p>
            <w:pPr>
              <w:pStyle w:val="18"/>
              <w:spacing w:before="30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结束帧</w:t>
            </w:r>
          </w:p>
        </w:tc>
        <w:tc>
          <w:tcPr>
            <w:tcW w:w="902" w:type="dxa"/>
          </w:tcPr>
          <w:p>
            <w:pPr>
              <w:pStyle w:val="18"/>
              <w:spacing w:before="30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下行</w:t>
            </w:r>
          </w:p>
        </w:tc>
        <w:tc>
          <w:tcPr>
            <w:tcW w:w="6204" w:type="dxa"/>
          </w:tcPr>
          <w:p>
            <w:pPr>
              <w:pStyle w:val="18"/>
              <w:spacing w:before="30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数据对象（</w:t>
            </w:r>
            <w:r>
              <w:rPr>
                <w:rFonts w:hint="default" w:ascii="Arial" w:hAnsi="Arial" w:eastAsia="宋体" w:cs="Arial"/>
                <w:spacing w:val="5"/>
                <w:sz w:val="21"/>
                <w:highlight w:val="none"/>
              </w:rPr>
              <w:t>明文或密文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）+MAC。终端收到结束帧后，可休眠，下次通信必须从“注册帧上行”开始。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42" w:type="dxa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03H</w:t>
            </w:r>
          </w:p>
        </w:tc>
        <w:tc>
          <w:tcPr>
            <w:tcW w:w="1338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预留</w:t>
            </w:r>
          </w:p>
        </w:tc>
        <w:tc>
          <w:tcPr>
            <w:tcW w:w="7106" w:type="dxa"/>
            <w:gridSpan w:val="2"/>
          </w:tcPr>
          <w:p>
            <w:pPr>
              <w:pStyle w:val="18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预留功能码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15" w:hRule="atLeast"/>
        </w:trPr>
        <w:tc>
          <w:tcPr>
            <w:tcW w:w="1142" w:type="dxa"/>
            <w:vMerge w:val="restart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04H</w:t>
            </w:r>
          </w:p>
        </w:tc>
        <w:tc>
          <w:tcPr>
            <w:tcW w:w="1338" w:type="dxa"/>
            <w:vMerge w:val="restart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读数据</w:t>
            </w:r>
          </w:p>
        </w:tc>
        <w:tc>
          <w:tcPr>
            <w:tcW w:w="902" w:type="dxa"/>
          </w:tcPr>
          <w:p>
            <w:pPr>
              <w:pStyle w:val="18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下行</w:t>
            </w:r>
          </w:p>
        </w:tc>
        <w:tc>
          <w:tcPr>
            <w:tcW w:w="6204" w:type="dxa"/>
          </w:tcPr>
          <w:p>
            <w:pPr>
              <w:pStyle w:val="18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无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42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  <w:tc>
          <w:tcPr>
            <w:tcW w:w="1338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  <w:tc>
          <w:tcPr>
            <w:tcW w:w="902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上行</w:t>
            </w:r>
          </w:p>
        </w:tc>
        <w:tc>
          <w:tcPr>
            <w:tcW w:w="6204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>数据对象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（明文或密文）+MAC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42" w:type="dxa"/>
            <w:vMerge w:val="restart"/>
          </w:tcPr>
          <w:p>
            <w:pPr>
              <w:pStyle w:val="18"/>
              <w:spacing w:before="30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05H</w:t>
            </w:r>
          </w:p>
        </w:tc>
        <w:tc>
          <w:tcPr>
            <w:tcW w:w="1338" w:type="dxa"/>
            <w:vMerge w:val="restart"/>
          </w:tcPr>
          <w:p>
            <w:pPr>
              <w:pStyle w:val="18"/>
              <w:spacing w:before="30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写数据</w:t>
            </w:r>
          </w:p>
        </w:tc>
        <w:tc>
          <w:tcPr>
            <w:tcW w:w="902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下行</w:t>
            </w:r>
          </w:p>
        </w:tc>
        <w:tc>
          <w:tcPr>
            <w:tcW w:w="6204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>数据对象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（密文）+MAC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42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  <w:tc>
          <w:tcPr>
            <w:tcW w:w="1338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  <w:tc>
          <w:tcPr>
            <w:tcW w:w="902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上行</w:t>
            </w:r>
          </w:p>
        </w:tc>
        <w:tc>
          <w:tcPr>
            <w:tcW w:w="6204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2字节错误码（</w:t>
            </w: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 xml:space="preserve">明文，参考 </w:t>
            </w:r>
            <w:r>
              <w:rPr>
                <w:rFonts w:hint="default" w:ascii="Arial" w:hAnsi="Arial" w:eastAsia="宋体" w:cs="Arial"/>
                <w:highlight w:val="none"/>
              </w:rPr>
              <w:fldChar w:fldCharType="begin"/>
            </w:r>
            <w:r>
              <w:rPr>
                <w:rFonts w:hint="default" w:ascii="Arial" w:hAnsi="Arial" w:eastAsia="宋体" w:cs="Arial"/>
                <w:highlight w:val="none"/>
              </w:rPr>
              <w:instrText xml:space="preserve"> HYPERLINK \l "_bookmark35" </w:instrText>
            </w:r>
            <w:r>
              <w:rPr>
                <w:rFonts w:hint="default" w:ascii="Arial" w:hAnsi="Arial" w:eastAsia="宋体" w:cs="Arial"/>
                <w:highlight w:val="none"/>
              </w:rPr>
              <w:fldChar w:fldCharType="separate"/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错误码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fldChar w:fldCharType="end"/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一节</w:t>
            </w:r>
            <w:r>
              <w:rPr>
                <w:rFonts w:hint="eastAsia" w:ascii="Arial" w:hAnsi="Arial" w:cs="Arial"/>
                <w:sz w:val="21"/>
                <w:highlight w:val="none"/>
                <w:lang w:eastAsia="zh-CN"/>
              </w:rPr>
              <w:t>）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+MAC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42" w:type="dxa"/>
            <w:vMerge w:val="restart"/>
          </w:tcPr>
          <w:p>
            <w:pPr>
              <w:pStyle w:val="18"/>
              <w:spacing w:before="30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07H</w:t>
            </w:r>
          </w:p>
        </w:tc>
        <w:tc>
          <w:tcPr>
            <w:tcW w:w="1338" w:type="dxa"/>
            <w:vMerge w:val="restart"/>
          </w:tcPr>
          <w:p>
            <w:pPr>
              <w:pStyle w:val="18"/>
              <w:spacing w:before="30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读记录</w:t>
            </w:r>
          </w:p>
        </w:tc>
        <w:tc>
          <w:tcPr>
            <w:tcW w:w="902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下行</w:t>
            </w:r>
          </w:p>
        </w:tc>
        <w:tc>
          <w:tcPr>
            <w:tcW w:w="6204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>记录数据对象的下行数据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（明文或密文）+MAC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42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  <w:tc>
          <w:tcPr>
            <w:tcW w:w="1338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  <w:tc>
          <w:tcPr>
            <w:tcW w:w="902" w:type="dxa"/>
          </w:tcPr>
          <w:p>
            <w:pPr>
              <w:pStyle w:val="18"/>
              <w:spacing w:before="30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上行</w:t>
            </w:r>
          </w:p>
        </w:tc>
        <w:tc>
          <w:tcPr>
            <w:tcW w:w="6204" w:type="dxa"/>
          </w:tcPr>
          <w:p>
            <w:pPr>
              <w:pStyle w:val="18"/>
              <w:spacing w:before="30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>记录数据对象的上行数据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（明文或密文）+MAC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42" w:type="dxa"/>
            <w:vMerge w:val="restart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08H</w:t>
            </w:r>
          </w:p>
        </w:tc>
        <w:tc>
          <w:tcPr>
            <w:tcW w:w="1338" w:type="dxa"/>
            <w:vMerge w:val="restart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写回读</w:t>
            </w:r>
          </w:p>
        </w:tc>
        <w:tc>
          <w:tcPr>
            <w:tcW w:w="902" w:type="dxa"/>
          </w:tcPr>
          <w:p>
            <w:pPr>
              <w:pStyle w:val="18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下行</w:t>
            </w:r>
          </w:p>
        </w:tc>
        <w:tc>
          <w:tcPr>
            <w:tcW w:w="6204" w:type="dxa"/>
          </w:tcPr>
          <w:p>
            <w:pPr>
              <w:pStyle w:val="18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>数据对象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（密文）+MAC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42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  <w:tc>
          <w:tcPr>
            <w:tcW w:w="1338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  <w:tc>
          <w:tcPr>
            <w:tcW w:w="902" w:type="dxa"/>
          </w:tcPr>
          <w:p>
            <w:pPr>
              <w:pStyle w:val="18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上行</w:t>
            </w:r>
          </w:p>
        </w:tc>
        <w:tc>
          <w:tcPr>
            <w:tcW w:w="6204" w:type="dxa"/>
          </w:tcPr>
          <w:p>
            <w:pPr>
              <w:pStyle w:val="18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成功时回复：[0x00</w:t>
            </w: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 xml:space="preserve"> 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0x00+回读数据]（加密）</w:t>
            </w: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 xml:space="preserve"> 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+MAC。</w:t>
            </w:r>
          </w:p>
          <w:p>
            <w:pPr>
              <w:pStyle w:val="18"/>
              <w:spacing w:before="61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失败时回复：2字节错误码（</w:t>
            </w: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 xml:space="preserve">密文，参考 </w:t>
            </w:r>
            <w:r>
              <w:rPr>
                <w:rFonts w:hint="default" w:ascii="Arial" w:hAnsi="Arial" w:eastAsia="宋体" w:cs="Arial"/>
                <w:highlight w:val="none"/>
              </w:rPr>
              <w:fldChar w:fldCharType="begin"/>
            </w:r>
            <w:r>
              <w:rPr>
                <w:rFonts w:hint="default" w:ascii="Arial" w:hAnsi="Arial" w:eastAsia="宋体" w:cs="Arial"/>
                <w:highlight w:val="none"/>
              </w:rPr>
              <w:instrText xml:space="preserve"> HYPERLINK \l "_bookmark35" </w:instrText>
            </w:r>
            <w:r>
              <w:rPr>
                <w:rFonts w:hint="default" w:ascii="Arial" w:hAnsi="Arial" w:eastAsia="宋体" w:cs="Arial"/>
                <w:highlight w:val="none"/>
              </w:rPr>
              <w:fldChar w:fldCharType="separate"/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错误码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fldChar w:fldCharType="end"/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一节</w:t>
            </w:r>
            <w:r>
              <w:rPr>
                <w:rFonts w:hint="eastAsia" w:ascii="Arial" w:hAnsi="Arial" w:cs="Arial"/>
                <w:sz w:val="21"/>
                <w:highlight w:val="none"/>
                <w:lang w:eastAsia="zh-CN"/>
              </w:rPr>
              <w:t>）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+MAC。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42" w:type="dxa"/>
            <w:vMerge w:val="restart"/>
          </w:tcPr>
          <w:p>
            <w:pPr>
              <w:pStyle w:val="18"/>
              <w:spacing w:before="30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09H</w:t>
            </w:r>
          </w:p>
        </w:tc>
        <w:tc>
          <w:tcPr>
            <w:tcW w:w="1338" w:type="dxa"/>
            <w:vMerge w:val="restart"/>
          </w:tcPr>
          <w:p>
            <w:pPr>
              <w:pStyle w:val="18"/>
              <w:spacing w:before="30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注册帧</w:t>
            </w:r>
          </w:p>
        </w:tc>
        <w:tc>
          <w:tcPr>
            <w:tcW w:w="902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上行</w:t>
            </w:r>
          </w:p>
        </w:tc>
        <w:tc>
          <w:tcPr>
            <w:tcW w:w="6204" w:type="dxa"/>
          </w:tcPr>
          <w:p>
            <w:pPr>
              <w:pStyle w:val="18"/>
              <w:spacing w:before="30"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>注册信息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（明文）+MAC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42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  <w:tc>
          <w:tcPr>
            <w:tcW w:w="1338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  <w:tc>
          <w:tcPr>
            <w:tcW w:w="902" w:type="dxa"/>
          </w:tcPr>
          <w:p>
            <w:pPr>
              <w:pStyle w:val="18"/>
              <w:spacing w:before="30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下行</w:t>
            </w:r>
          </w:p>
        </w:tc>
        <w:tc>
          <w:tcPr>
            <w:tcW w:w="6204" w:type="dxa"/>
          </w:tcPr>
          <w:p>
            <w:pPr>
              <w:pStyle w:val="18"/>
              <w:spacing w:before="30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>注册结果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（明文）+MAC。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42" w:type="dxa"/>
          </w:tcPr>
          <w:p>
            <w:pPr>
              <w:pStyle w:val="18"/>
              <w:spacing w:line="265" w:lineRule="exact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</w:t>
            </w: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A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H~1FH</w:t>
            </w:r>
          </w:p>
        </w:tc>
        <w:tc>
          <w:tcPr>
            <w:tcW w:w="1338" w:type="dxa"/>
          </w:tcPr>
          <w:p>
            <w:pPr>
              <w:pStyle w:val="18"/>
              <w:spacing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预留</w:t>
            </w:r>
          </w:p>
        </w:tc>
        <w:tc>
          <w:tcPr>
            <w:tcW w:w="7106" w:type="dxa"/>
            <w:gridSpan w:val="2"/>
          </w:tcPr>
          <w:p>
            <w:pPr>
              <w:pStyle w:val="18"/>
              <w:spacing w:line="265" w:lineRule="exact"/>
              <w:ind w:left="125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预留功能码</w:t>
            </w:r>
          </w:p>
        </w:tc>
      </w:tr>
    </w:tbl>
    <w:p>
      <w:pPr>
        <w:pStyle w:val="2"/>
        <w:spacing w:before="7"/>
        <w:rPr>
          <w:rFonts w:hint="default" w:ascii="Arial" w:hAnsi="Arial" w:eastAsia="宋体" w:cs="Arial"/>
          <w:sz w:val="28"/>
          <w:highlight w:val="none"/>
        </w:rPr>
      </w:pPr>
    </w:p>
    <w:p>
      <w:pPr>
        <w:pStyle w:val="2"/>
        <w:ind w:left="231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说明：</w:t>
      </w:r>
    </w:p>
    <w:p>
      <w:pPr>
        <w:pStyle w:val="2"/>
        <w:spacing w:before="47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数据对象的定义参考附录</w:t>
      </w:r>
      <w:r>
        <w:rPr>
          <w:rFonts w:hint="default" w:ascii="Arial" w:hAnsi="Arial" w:eastAsia="宋体" w:cs="Arial"/>
          <w:highlight w:val="none"/>
        </w:rPr>
        <w:t>A中的相关定义。</w:t>
      </w:r>
    </w:p>
    <w:p>
      <w:pPr>
        <w:pStyle w:val="2"/>
        <w:spacing w:before="1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1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58" w:name="_bookmark20"/>
      <w:bookmarkEnd w:id="58"/>
      <w:bookmarkStart w:id="59" w:name="_Toc19083"/>
      <w:bookmarkStart w:id="60" w:name="_Toc577"/>
      <w:bookmarkStart w:id="61" w:name="_Toc6328"/>
      <w:r>
        <w:rPr>
          <w:rFonts w:hint="default" w:ascii="Arial" w:hAnsi="Arial" w:eastAsia="宋体" w:cs="Arial"/>
          <w:spacing w:val="18"/>
          <w:w w:val="95"/>
          <w:highlight w:val="none"/>
        </w:rPr>
        <w:t xml:space="preserve">数据域 </w:t>
      </w:r>
      <w:r>
        <w:rPr>
          <w:rFonts w:hint="default" w:ascii="Arial" w:hAnsi="Arial" w:eastAsia="宋体" w:cs="Arial"/>
          <w:spacing w:val="9"/>
          <w:w w:val="95"/>
          <w:highlight w:val="none"/>
        </w:rPr>
        <w:t>（D）</w:t>
      </w:r>
      <w:bookmarkEnd w:id="59"/>
      <w:bookmarkEnd w:id="60"/>
      <w:bookmarkEnd w:id="61"/>
    </w:p>
    <w:p>
      <w:pPr>
        <w:pStyle w:val="2"/>
        <w:spacing w:before="5"/>
        <w:rPr>
          <w:rFonts w:hint="default" w:ascii="Arial" w:hAnsi="Arial" w:eastAsia="宋体" w:cs="Arial"/>
          <w:b/>
          <w:sz w:val="13"/>
          <w:highlight w:val="none"/>
        </w:rPr>
      </w:pPr>
    </w:p>
    <w:p>
      <w:pPr>
        <w:pStyle w:val="5"/>
        <w:numPr>
          <w:ilvl w:val="0"/>
          <w:numId w:val="10"/>
        </w:numPr>
        <w:tabs>
          <w:tab w:val="left" w:pos="652"/>
          <w:tab w:val="left" w:pos="653"/>
        </w:tabs>
        <w:spacing w:before="0" w:after="0" w:line="240" w:lineRule="auto"/>
        <w:ind w:left="652" w:right="0" w:hanging="422"/>
        <w:jc w:val="left"/>
        <w:outlineLvl w:val="2"/>
        <w:rPr>
          <w:rFonts w:hint="default" w:ascii="Arial" w:hAnsi="Arial" w:eastAsia="宋体" w:cs="Arial"/>
          <w:highlight w:val="none"/>
        </w:rPr>
      </w:pPr>
      <w:bookmarkStart w:id="62" w:name="_bookmark21"/>
      <w:bookmarkEnd w:id="62"/>
      <w:bookmarkStart w:id="63" w:name="_Toc4614"/>
      <w:bookmarkStart w:id="64" w:name="_Toc25926"/>
      <w:bookmarkStart w:id="65" w:name="_Toc29371"/>
      <w:r>
        <w:rPr>
          <w:rFonts w:hint="default" w:ascii="Arial" w:hAnsi="Arial" w:eastAsia="宋体" w:cs="Arial"/>
          <w:spacing w:val="4"/>
          <w:highlight w:val="none"/>
        </w:rPr>
        <w:t>加密数据补齐算法</w:t>
      </w:r>
      <w:bookmarkEnd w:id="63"/>
      <w:bookmarkEnd w:id="64"/>
      <w:bookmarkEnd w:id="65"/>
    </w:p>
    <w:p>
      <w:pPr>
        <w:spacing w:after="0" w:line="240" w:lineRule="auto"/>
        <w:jc w:val="left"/>
        <w:rPr>
          <w:rFonts w:hint="default" w:ascii="Arial" w:hAnsi="Arial" w:eastAsia="宋体" w:cs="Arial"/>
          <w:highlight w:val="none"/>
        </w:rPr>
        <w:sectPr>
          <w:pgSz w:w="11910" w:h="16850"/>
          <w:pgMar w:top="1660" w:right="520" w:bottom="1340" w:left="1180" w:header="1434" w:footer="1156" w:gutter="0"/>
          <w:cols w:space="720" w:num="1"/>
        </w:sectPr>
      </w:pPr>
    </w:p>
    <w:p>
      <w:pPr>
        <w:pStyle w:val="2"/>
        <w:spacing w:before="15"/>
        <w:rPr>
          <w:rFonts w:hint="default" w:ascii="Arial" w:hAnsi="Arial" w:eastAsia="宋体" w:cs="Arial"/>
          <w:b/>
          <w:sz w:val="10"/>
          <w:highlight w:val="none"/>
        </w:rPr>
      </w:pPr>
    </w:p>
    <w:p>
      <w:pPr>
        <w:pStyle w:val="2"/>
        <w:spacing w:before="71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补齐算法使用PKCS7Padding算法</w:t>
      </w:r>
    </w:p>
    <w:p>
      <w:pPr>
        <w:pStyle w:val="2"/>
        <w:spacing w:before="61" w:line="280" w:lineRule="auto"/>
        <w:ind w:left="231" w:right="618" w:firstLine="420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PKCS7Padding：填充的原则是，如果需要N字节补齐，报文长度少于N个字节，需要补满N个字节，</w:t>
      </w:r>
      <w:r>
        <w:rPr>
          <w:rFonts w:hint="default" w:ascii="Arial" w:hAnsi="Arial" w:eastAsia="宋体" w:cs="Arial"/>
          <w:spacing w:val="-102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补(N-len)个(N-len)。如果报文长度正好时N字节的整数倍，则需要补N个十进制N。</w:t>
      </w:r>
    </w:p>
    <w:p>
      <w:pPr>
        <w:pStyle w:val="2"/>
        <w:spacing w:before="16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举例：</w:t>
      </w:r>
    </w:p>
    <w:p>
      <w:pPr>
        <w:pStyle w:val="2"/>
        <w:spacing w:before="46" w:line="295" w:lineRule="auto"/>
        <w:ind w:left="231" w:right="618" w:firstLine="420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需要8字节补齐，”123”这个节符串有3个字节，</w:t>
      </w:r>
      <w:r>
        <w:rPr>
          <w:rFonts w:hint="default" w:ascii="Arial" w:hAnsi="Arial" w:eastAsia="宋体" w:cs="Arial"/>
          <w:highlight w:val="none"/>
        </w:rPr>
        <w:t>8-3=</w:t>
      </w:r>
      <w:r>
        <w:rPr>
          <w:rFonts w:hint="default" w:ascii="Arial" w:hAnsi="Arial" w:eastAsia="宋体" w:cs="Arial"/>
          <w:spacing w:val="-45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5,补满后如：”123”+5个字节的5，如果字符串长度正好是8字节的整数倍，则需要再补8个字节的8。</w:t>
      </w:r>
    </w:p>
    <w:p>
      <w:pPr>
        <w:pStyle w:val="2"/>
        <w:spacing w:before="6"/>
        <w:rPr>
          <w:rFonts w:hint="default" w:ascii="Arial" w:hAnsi="Arial" w:eastAsia="宋体" w:cs="Arial"/>
          <w:sz w:val="24"/>
          <w:highlight w:val="none"/>
        </w:rPr>
      </w:pPr>
    </w:p>
    <w:p>
      <w:pPr>
        <w:pStyle w:val="2"/>
        <w:spacing w:before="1"/>
        <w:ind w:left="231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说明：</w:t>
      </w:r>
    </w:p>
    <w:p>
      <w:pPr>
        <w:pStyle w:val="2"/>
        <w:spacing w:before="46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本协议采用AES128</w:t>
      </w:r>
      <w:r>
        <w:rPr>
          <w:rFonts w:hint="default" w:ascii="Arial" w:hAnsi="Arial" w:eastAsia="宋体" w:cs="Arial"/>
          <w:spacing w:val="-5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ECB加密算法。补齐对齐位数为128位，即16字节。</w:t>
      </w:r>
    </w:p>
    <w:p>
      <w:pPr>
        <w:pStyle w:val="2"/>
        <w:spacing w:before="2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5"/>
        <w:numPr>
          <w:ilvl w:val="0"/>
          <w:numId w:val="10"/>
        </w:numPr>
        <w:tabs>
          <w:tab w:val="left" w:pos="652"/>
          <w:tab w:val="left" w:pos="653"/>
        </w:tabs>
        <w:spacing w:before="0" w:after="0" w:line="240" w:lineRule="auto"/>
        <w:ind w:left="652" w:right="0" w:hanging="422"/>
        <w:jc w:val="left"/>
        <w:outlineLvl w:val="2"/>
        <w:rPr>
          <w:rFonts w:hint="default" w:ascii="Arial" w:hAnsi="Arial" w:eastAsia="宋体" w:cs="Arial"/>
          <w:highlight w:val="none"/>
        </w:rPr>
      </w:pPr>
      <w:bookmarkStart w:id="66" w:name="_bookmark22"/>
      <w:bookmarkEnd w:id="66"/>
      <w:bookmarkStart w:id="67" w:name="_Toc5112"/>
      <w:bookmarkStart w:id="68" w:name="_Toc11554"/>
      <w:bookmarkStart w:id="69" w:name="_Toc23146"/>
      <w:r>
        <w:rPr>
          <w:rFonts w:hint="default" w:ascii="Arial" w:hAnsi="Arial" w:eastAsia="宋体" w:cs="Arial"/>
          <w:spacing w:val="10"/>
          <w:w w:val="80"/>
          <w:highlight w:val="none"/>
        </w:rPr>
        <w:t>MAC 算法</w:t>
      </w:r>
      <w:bookmarkEnd w:id="67"/>
      <w:bookmarkEnd w:id="68"/>
      <w:bookmarkEnd w:id="69"/>
    </w:p>
    <w:p>
      <w:pPr>
        <w:pStyle w:val="2"/>
        <w:spacing w:before="1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本协议采用“会话</w:t>
      </w:r>
      <w:r>
        <w:rPr>
          <w:rFonts w:hint="default" w:ascii="Arial" w:hAnsi="Arial" w:eastAsia="宋体" w:cs="Arial"/>
          <w:highlight w:val="none"/>
        </w:rPr>
        <w:t>MAC密钥”经HMAC-SHA256算法生成MAC。本协议所有报文的数据域都带有MAC。</w:t>
      </w:r>
    </w:p>
    <w:p>
      <w:pPr>
        <w:pStyle w:val="2"/>
        <w:spacing w:before="12"/>
        <w:rPr>
          <w:rFonts w:hint="default" w:ascii="Arial" w:hAnsi="Arial" w:eastAsia="宋体" w:cs="Arial"/>
          <w:sz w:val="23"/>
          <w:highlight w:val="none"/>
        </w:rPr>
      </w:pPr>
    </w:p>
    <w:p>
      <w:pPr>
        <w:pStyle w:val="2"/>
        <w:spacing w:before="12"/>
        <w:ind w:firstLine="720" w:firstLineChars="0"/>
        <w:rPr>
          <w:rFonts w:hint="default" w:ascii="Arial" w:hAnsi="Arial" w:eastAsia="宋体" w:cs="Arial"/>
          <w:sz w:val="23"/>
          <w:highlight w:val="none"/>
        </w:rPr>
      </w:pPr>
    </w:p>
    <w:p>
      <w:pPr>
        <w:pStyle w:val="5"/>
        <w:numPr>
          <w:ilvl w:val="0"/>
          <w:numId w:val="10"/>
        </w:numPr>
        <w:tabs>
          <w:tab w:val="left" w:pos="652"/>
          <w:tab w:val="left" w:pos="653"/>
        </w:tabs>
        <w:spacing w:before="0" w:after="0" w:line="240" w:lineRule="auto"/>
        <w:ind w:left="652" w:right="0" w:hanging="422"/>
        <w:jc w:val="left"/>
        <w:outlineLvl w:val="2"/>
        <w:rPr>
          <w:rFonts w:hint="default" w:ascii="Arial" w:hAnsi="Arial" w:eastAsia="宋体" w:cs="Arial"/>
          <w:highlight w:val="none"/>
        </w:rPr>
      </w:pPr>
      <w:bookmarkStart w:id="70" w:name="_bookmark23"/>
      <w:bookmarkEnd w:id="70"/>
      <w:bookmarkStart w:id="71" w:name="_Toc22973"/>
      <w:bookmarkStart w:id="72" w:name="_Toc18253"/>
      <w:bookmarkStart w:id="73" w:name="_Toc13954"/>
      <w:r>
        <w:rPr>
          <w:rFonts w:hint="default" w:ascii="Arial" w:hAnsi="Arial" w:eastAsia="宋体" w:cs="Arial"/>
          <w:spacing w:val="-4"/>
          <w:highlight w:val="none"/>
        </w:rPr>
        <w:t>明文</w:t>
      </w:r>
      <w:r>
        <w:rPr>
          <w:rFonts w:hint="default" w:ascii="Arial" w:hAnsi="Arial" w:eastAsia="宋体" w:cs="Arial"/>
          <w:spacing w:val="10"/>
          <w:w w:val="75"/>
          <w:highlight w:val="none"/>
        </w:rPr>
        <w:t>+</w:t>
      </w:r>
      <w:r>
        <w:rPr>
          <w:rFonts w:hint="default" w:ascii="Arial" w:hAnsi="Arial" w:eastAsia="宋体" w:cs="Arial"/>
          <w:w w:val="75"/>
          <w:highlight w:val="none"/>
        </w:rPr>
        <w:t>MAC</w:t>
      </w:r>
      <w:bookmarkEnd w:id="71"/>
      <w:bookmarkEnd w:id="72"/>
      <w:bookmarkEnd w:id="73"/>
    </w:p>
    <w:p>
      <w:pPr>
        <w:pStyle w:val="2"/>
        <w:spacing w:before="16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spacing w:before="1" w:line="288" w:lineRule="auto"/>
        <w:ind w:left="231" w:right="611" w:firstLine="420"/>
        <w:jc w:val="both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4"/>
          <w:highlight w:val="none"/>
        </w:rPr>
        <w:t xml:space="preserve">明文传输且带有 </w:t>
      </w:r>
      <w:r>
        <w:rPr>
          <w:rFonts w:hint="default" w:ascii="Arial" w:hAnsi="Arial" w:eastAsia="宋体" w:cs="Arial"/>
          <w:spacing w:val="8"/>
          <w:w w:val="99"/>
          <w:highlight w:val="none"/>
        </w:rPr>
        <w:t>M</w:t>
      </w:r>
      <w:r>
        <w:rPr>
          <w:rFonts w:hint="default" w:ascii="Arial" w:hAnsi="Arial" w:eastAsia="宋体" w:cs="Arial"/>
          <w:spacing w:val="-2"/>
          <w:w w:val="99"/>
          <w:highlight w:val="none"/>
        </w:rPr>
        <w:t>A</w:t>
      </w:r>
      <w:r>
        <w:rPr>
          <w:rFonts w:hint="default" w:ascii="Arial" w:hAnsi="Arial" w:eastAsia="宋体" w:cs="Arial"/>
          <w:highlight w:val="none"/>
        </w:rPr>
        <w:t>C</w:t>
      </w:r>
      <w:r>
        <w:rPr>
          <w:rFonts w:hint="default" w:ascii="Arial" w:hAnsi="Arial" w:eastAsia="宋体" w:cs="Arial"/>
          <w:spacing w:val="17"/>
          <w:highlight w:val="none"/>
        </w:rPr>
        <w:t xml:space="preserve"> </w:t>
      </w:r>
      <w:r>
        <w:rPr>
          <w:rFonts w:hint="default" w:ascii="Arial" w:hAnsi="Arial" w:eastAsia="宋体" w:cs="Arial"/>
          <w:spacing w:val="-5"/>
          <w:highlight w:val="none"/>
        </w:rPr>
        <w:t>信息时，首先在数据对象前面添加上“随机数”</w:t>
      </w:r>
      <w:r>
        <w:rPr>
          <w:rFonts w:hint="default" w:ascii="Arial" w:hAnsi="Arial" w:eastAsia="宋体" w:cs="Arial"/>
          <w:highlight w:val="none"/>
        </w:rPr>
        <w:t>（该随机数为数据对象“设</w:t>
      </w:r>
      <w:r>
        <w:rPr>
          <w:rFonts w:hint="default" w:ascii="Arial" w:hAnsi="Arial" w:eastAsia="宋体" w:cs="Arial"/>
          <w:spacing w:val="-3"/>
          <w:highlight w:val="none"/>
        </w:rPr>
        <w:t>备通信参数”中的通信随机码</w:t>
      </w:r>
      <w:r>
        <w:rPr>
          <w:rFonts w:hint="default" w:ascii="Arial" w:hAnsi="Arial" w:eastAsia="宋体" w:cs="Arial"/>
          <w:spacing w:val="-105"/>
          <w:highlight w:val="none"/>
        </w:rPr>
        <w:t>）</w:t>
      </w:r>
      <w:r>
        <w:rPr>
          <w:rFonts w:hint="default" w:ascii="Arial" w:hAnsi="Arial" w:eastAsia="宋体" w:cs="Arial"/>
          <w:spacing w:val="-12"/>
          <w:highlight w:val="none"/>
        </w:rPr>
        <w:t>，然后</w:t>
      </w:r>
      <w:r>
        <w:rPr>
          <w:rFonts w:hint="eastAsia" w:ascii="Arial" w:hAnsi="Arial" w:cs="Arial"/>
          <w:spacing w:val="-12"/>
          <w:highlight w:val="none"/>
          <w:lang w:val="en-US" w:eastAsia="zh-CN"/>
        </w:rPr>
        <w:t>经</w:t>
      </w:r>
      <w:r>
        <w:rPr>
          <w:rFonts w:hint="default" w:ascii="Arial" w:hAnsi="Arial" w:eastAsia="宋体" w:cs="Arial"/>
          <w:spacing w:val="-12"/>
          <w:highlight w:val="none"/>
        </w:rPr>
        <w:t xml:space="preserve">过 </w:t>
      </w:r>
      <w:r>
        <w:rPr>
          <w:rFonts w:hint="default" w:ascii="Arial" w:hAnsi="Arial" w:eastAsia="宋体" w:cs="Arial"/>
          <w:spacing w:val="-7"/>
          <w:w w:val="99"/>
          <w:highlight w:val="none"/>
        </w:rPr>
        <w:t>M</w:t>
      </w:r>
      <w:r>
        <w:rPr>
          <w:rFonts w:hint="default" w:ascii="Arial" w:hAnsi="Arial" w:eastAsia="宋体" w:cs="Arial"/>
          <w:spacing w:val="-17"/>
          <w:w w:val="99"/>
          <w:highlight w:val="none"/>
        </w:rPr>
        <w:t>A</w:t>
      </w:r>
      <w:r>
        <w:rPr>
          <w:rFonts w:hint="default" w:ascii="Arial" w:hAnsi="Arial" w:eastAsia="宋体" w:cs="Arial"/>
          <w:highlight w:val="none"/>
        </w:rPr>
        <w:t>C</w:t>
      </w:r>
      <w:r>
        <w:rPr>
          <w:rFonts w:hint="default" w:ascii="Arial" w:hAnsi="Arial" w:eastAsia="宋体" w:cs="Arial"/>
          <w:spacing w:val="3"/>
          <w:highlight w:val="none"/>
        </w:rPr>
        <w:t xml:space="preserve"> </w:t>
      </w:r>
      <w:r>
        <w:rPr>
          <w:rFonts w:hint="default" w:ascii="Arial" w:hAnsi="Arial" w:eastAsia="宋体" w:cs="Arial"/>
          <w:spacing w:val="-8"/>
          <w:highlight w:val="none"/>
        </w:rPr>
        <w:t xml:space="preserve">算法计算出 </w:t>
      </w:r>
      <w:r>
        <w:rPr>
          <w:rFonts w:hint="default" w:ascii="Arial" w:hAnsi="Arial" w:eastAsia="宋体" w:cs="Arial"/>
          <w:spacing w:val="-7"/>
          <w:w w:val="99"/>
          <w:highlight w:val="none"/>
        </w:rPr>
        <w:t>M</w:t>
      </w:r>
      <w:r>
        <w:rPr>
          <w:rFonts w:hint="default" w:ascii="Arial" w:hAnsi="Arial" w:eastAsia="宋体" w:cs="Arial"/>
          <w:spacing w:val="-17"/>
          <w:w w:val="99"/>
          <w:highlight w:val="none"/>
        </w:rPr>
        <w:t>A</w:t>
      </w:r>
      <w:r>
        <w:rPr>
          <w:rFonts w:hint="default" w:ascii="Arial" w:hAnsi="Arial" w:eastAsia="宋体" w:cs="Arial"/>
          <w:highlight w:val="none"/>
        </w:rPr>
        <w:t>C</w:t>
      </w:r>
      <w:r>
        <w:rPr>
          <w:rFonts w:hint="default" w:ascii="Arial" w:hAnsi="Arial" w:eastAsia="宋体" w:cs="Arial"/>
          <w:spacing w:val="3"/>
          <w:highlight w:val="none"/>
        </w:rPr>
        <w:t xml:space="preserve"> </w:t>
      </w:r>
      <w:r>
        <w:rPr>
          <w:rFonts w:hint="default" w:ascii="Arial" w:hAnsi="Arial" w:eastAsia="宋体" w:cs="Arial"/>
          <w:spacing w:val="-11"/>
          <w:highlight w:val="none"/>
        </w:rPr>
        <w:t xml:space="preserve">值。最后将 </w:t>
      </w:r>
      <w:r>
        <w:rPr>
          <w:rFonts w:hint="default" w:ascii="Arial" w:hAnsi="Arial" w:eastAsia="宋体" w:cs="Arial"/>
          <w:spacing w:val="8"/>
          <w:w w:val="99"/>
          <w:highlight w:val="none"/>
        </w:rPr>
        <w:t>M</w:t>
      </w:r>
      <w:r>
        <w:rPr>
          <w:rFonts w:hint="default" w:ascii="Arial" w:hAnsi="Arial" w:eastAsia="宋体" w:cs="Arial"/>
          <w:spacing w:val="-17"/>
          <w:w w:val="99"/>
          <w:highlight w:val="none"/>
        </w:rPr>
        <w:t>A</w:t>
      </w:r>
      <w:r>
        <w:rPr>
          <w:rFonts w:hint="default" w:ascii="Arial" w:hAnsi="Arial" w:eastAsia="宋体" w:cs="Arial"/>
          <w:highlight w:val="none"/>
        </w:rPr>
        <w:t>C</w:t>
      </w:r>
      <w:r>
        <w:rPr>
          <w:rFonts w:hint="eastAsia" w:ascii="Arial" w:hAnsi="Arial" w:cs="Arial"/>
          <w:highlight w:val="none"/>
          <w:lang w:val="en-US" w:eastAsia="zh-CN"/>
        </w:rPr>
        <w:t xml:space="preserve"> </w:t>
      </w:r>
      <w:r>
        <w:rPr>
          <w:rFonts w:hint="default" w:ascii="Arial" w:hAnsi="Arial" w:eastAsia="宋体" w:cs="Arial"/>
          <w:highlight w:val="none"/>
        </w:rPr>
        <w:t>追加在数据对象内容后作为数据域。</w:t>
      </w:r>
    </w:p>
    <w:p>
      <w:pPr>
        <w:pStyle w:val="2"/>
        <w:spacing w:before="1" w:line="288" w:lineRule="auto"/>
        <w:ind w:right="611"/>
        <w:jc w:val="both"/>
        <w:rPr>
          <w:rFonts w:hint="default" w:ascii="Arial" w:hAnsi="Arial" w:eastAsia="宋体" w:cs="Arial"/>
          <w:highlight w:val="none"/>
        </w:rPr>
      </w:pPr>
    </w:p>
    <w:p>
      <w:pPr>
        <w:pStyle w:val="2"/>
        <w:spacing w:before="12"/>
        <w:rPr>
          <w:rFonts w:hint="default" w:ascii="Arial" w:hAnsi="Arial" w:eastAsia="宋体" w:cs="Arial"/>
          <w:sz w:val="16"/>
          <w:highlight w:val="none"/>
        </w:rPr>
      </w:pPr>
      <w:r>
        <w:rPr>
          <w:rFonts w:hint="default" w:ascii="Arial" w:hAnsi="Arial" w:eastAsia="宋体" w:cs="Arial"/>
          <w:highlight w:val="none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1166495</wp:posOffset>
            </wp:positionH>
            <wp:positionV relativeFrom="paragraph">
              <wp:posOffset>153035</wp:posOffset>
            </wp:positionV>
            <wp:extent cx="4943475" cy="1584325"/>
            <wp:effectExtent l="0" t="0" r="0" b="0"/>
            <wp:wrapNone/>
            <wp:docPr id="1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534" cy="158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4202430</wp:posOffset>
                </wp:positionH>
                <wp:positionV relativeFrom="paragraph">
                  <wp:posOffset>482600</wp:posOffset>
                </wp:positionV>
                <wp:extent cx="316865" cy="106045"/>
                <wp:effectExtent l="0" t="0" r="0" b="0"/>
                <wp:wrapNone/>
                <wp:docPr id="22" name="doc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" cy="106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6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数据域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5" o:spid="_x0000_s1026" o:spt="202" type="#_x0000_t202" style="position:absolute;left:0pt;margin-left:330.9pt;margin-top:38pt;height:8.35pt;width:24.95pt;mso-position-horizontal-relative:page;z-index:-251642880;mso-width-relative:page;mso-height-relative:page;" filled="f" stroked="f" coordsize="21600,21600" o:gfxdata="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mAZ1k9cAAAAJ&#10;AQAADwAAAAAAAAABACAAAAAiAAAAZHJzL2Rvd25yZXYueG1sUEsBAhQAFAAAAAgAh07iQAlFj2er&#10;AQAAcAMAAA4AAAAAAAAAAQAgAAAAJgEAAGRycy9lMm9Eb2MueG1sUEsFBgAAAAAGAAYAWQEAAEMF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6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w w:val="105"/>
                          <w:sz w:val="16"/>
                        </w:rPr>
                        <w:t>数据域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4705985</wp:posOffset>
                </wp:positionH>
                <wp:positionV relativeFrom="paragraph">
                  <wp:posOffset>660400</wp:posOffset>
                </wp:positionV>
                <wp:extent cx="622300" cy="106045"/>
                <wp:effectExtent l="0" t="0" r="0" b="0"/>
                <wp:wrapNone/>
                <wp:docPr id="23" name="doc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106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7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数据对象内容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6" o:spid="_x0000_s1026" o:spt="202" type="#_x0000_t202" style="position:absolute;left:0pt;margin-left:370.55pt;margin-top:52pt;height:8.35pt;width:49pt;mso-position-horizontal-relative:page;z-index:-251642880;mso-width-relative:page;mso-height-relative:page;" filled="f" stroked="f" coordsize="21600,21600" o:gfxdata="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U0v1d2AAAAAsB&#10;AAAPAAAAAAAAAAEAIAAAACIAAABkcnMvZG93bnJldi54bWxQSwECFAAUAAAACACHTuJASdF8QqkB&#10;AABw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7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数据对象内容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5601970</wp:posOffset>
                </wp:positionH>
                <wp:positionV relativeFrom="paragraph">
                  <wp:posOffset>668655</wp:posOffset>
                </wp:positionV>
                <wp:extent cx="212090" cy="106045"/>
                <wp:effectExtent l="0" t="0" r="0" b="0"/>
                <wp:wrapNone/>
                <wp:docPr id="26" name="doc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" cy="106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7" w:lineRule="exact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6"/>
                              </w:rPr>
                              <w:t>MAC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7" o:spid="_x0000_s1026" o:spt="202" type="#_x0000_t202" style="position:absolute;left:0pt;margin-left:441.1pt;margin-top:52.65pt;height:8.35pt;width:16.7pt;mso-position-horizontal-relative:page;z-index:-251641856;mso-width-relative:page;mso-height-relative:page;" filled="f" stroked="f" coordsize="21600,21600" o:gfxdata="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XlkcwdkAAAAL&#10;AQAADwAAAAAAAAABACAAAAAiAAAAZHJzL2Rvd25yZXYueG1sUEsBAhQAFAAAAAgAh07iQNbbSVGp&#10;AQAAcA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7" w:lineRule="exact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  <w:sz w:val="16"/>
                        </w:rPr>
                        <w:t>MAC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1345565</wp:posOffset>
                </wp:positionH>
                <wp:positionV relativeFrom="paragraph">
                  <wp:posOffset>1049655</wp:posOffset>
                </wp:positionV>
                <wp:extent cx="318135" cy="106045"/>
                <wp:effectExtent l="0" t="0" r="0" b="0"/>
                <wp:wrapNone/>
                <wp:docPr id="24" name="docshap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" cy="106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7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随机数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8" o:spid="_x0000_s1026" o:spt="202" type="#_x0000_t202" style="position:absolute;left:0pt;margin-left:105.95pt;margin-top:82.65pt;height:8.35pt;width:25.05pt;mso-position-horizontal-relative:page;z-index:-251641856;mso-width-relative:page;mso-height-relative:page;" filled="f" stroked="f" coordsize="21600,21600" o:gfxdata="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NZnlEbZAAAA&#10;CwEAAA8AAAAAAAAAAQAgAAAAIgAAAGRycy9kb3ducmV2LnhtbFBLAQIUABQAAAAIAIdO4kBmsFAC&#10;qgEAAHA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7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w w:val="105"/>
                          <w:sz w:val="16"/>
                        </w:rPr>
                        <w:t>随机数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1920875</wp:posOffset>
                </wp:positionH>
                <wp:positionV relativeFrom="paragraph">
                  <wp:posOffset>1049655</wp:posOffset>
                </wp:positionV>
                <wp:extent cx="621030" cy="106045"/>
                <wp:effectExtent l="0" t="0" r="0" b="0"/>
                <wp:wrapNone/>
                <wp:docPr id="27" name="docshap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106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7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数据对象内容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9" o:spid="_x0000_s1026" o:spt="202" type="#_x0000_t202" style="position:absolute;left:0pt;margin-left:151.25pt;margin-top:82.65pt;height:8.35pt;width:48.9pt;mso-position-horizontal-relative:page;z-index:-251640832;mso-width-relative:page;mso-height-relative:page;" filled="f" stroked="f" coordsize="21600,21600" o:gfxdata="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BiMzEjZAAAA&#10;CwEAAA8AAAAAAAAAAQAgAAAAIgAAAGRycy9kb3ducmV2LnhtbFBLAQIUABQAAAAIAIdO4kBLaDUv&#10;qgEAAHA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7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数据对象内容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3147060</wp:posOffset>
                </wp:positionH>
                <wp:positionV relativeFrom="paragraph">
                  <wp:posOffset>1504950</wp:posOffset>
                </wp:positionV>
                <wp:extent cx="421640" cy="118110"/>
                <wp:effectExtent l="0" t="0" r="0" b="0"/>
                <wp:wrapNone/>
                <wp:docPr id="28" name="docshap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" cy="118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85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 w:eastAsia="Calibri"/>
                                <w:spacing w:val="-3"/>
                                <w:w w:val="105"/>
                                <w:sz w:val="16"/>
                              </w:rPr>
                              <w:t>MAC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密钥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10" o:spid="_x0000_s1026" o:spt="202" type="#_x0000_t202" style="position:absolute;left:0pt;margin-left:247.8pt;margin-top:118.5pt;height:9.3pt;width:33.2pt;mso-position-horizontal-relative:page;z-index:-251640832;mso-width-relative:page;mso-height-relative:page;" filled="f" stroked="f" coordsize="21600,21600" o:gfxdata="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tk4mt2QAAAAsB&#10;AAAPAAAAAAAAAAEAIAAAACIAAABkcnMvZG93bnJldi54bWxQSwECFAAUAAAACACHTuJAPOAP8agB&#10;AABx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85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 w:eastAsia="Calibri"/>
                          <w:spacing w:val="-3"/>
                          <w:w w:val="105"/>
                          <w:sz w:val="16"/>
                        </w:rPr>
                        <w:t>MAC</w:t>
                      </w:r>
                      <w:r>
                        <w:rPr>
                          <w:spacing w:val="-2"/>
                          <w:w w:val="105"/>
                          <w:sz w:val="16"/>
                        </w:rPr>
                        <w:t>密钥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3021330</wp:posOffset>
                </wp:positionH>
                <wp:positionV relativeFrom="paragraph">
                  <wp:posOffset>955675</wp:posOffset>
                </wp:positionV>
                <wp:extent cx="645795" cy="290195"/>
                <wp:effectExtent l="5080" t="5080" r="15875" b="9525"/>
                <wp:wrapTopAndBottom/>
                <wp:docPr id="44" name="docshap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290195"/>
                        </a:xfrm>
                        <a:prstGeom prst="rect">
                          <a:avLst/>
                        </a:prstGeom>
                        <a:noFill/>
                        <a:ln w="9576" cap="flat" cmpd="sng">
                          <a:solidFill>
                            <a:srgbClr val="C7C7C7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before="124"/>
                              <w:ind w:left="19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 w:eastAsia="Calibri"/>
                                <w:color w:val="FFFFFF"/>
                                <w:w w:val="105"/>
                                <w:sz w:val="16"/>
                              </w:rPr>
                              <w:t>MAC</w:t>
                            </w:r>
                            <w:r>
                              <w:rPr>
                                <w:color w:val="FFFFFF"/>
                                <w:w w:val="105"/>
                                <w:sz w:val="16"/>
                              </w:rPr>
                              <w:t>算法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11" o:spid="_x0000_s1026" o:spt="202" type="#_x0000_t202" style="position:absolute;left:0pt;margin-left:237.9pt;margin-top:75.25pt;height:22.85pt;width:50.85pt;mso-position-horizontal-relative:page;mso-wrap-distance-bottom:0pt;mso-wrap-distance-top:0pt;z-index:-251632640;mso-width-relative:page;mso-height-relative:page;" filled="f" stroked="t" coordsize="21600,21600" o:gfxdata="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MsCYv9cAAAALAQAADwAAAAAAAAABACAAAAAiAAAAZHJz&#10;L2Rvd25yZXYueG1sUEsBAhQAFAAAAAgAh07iQPGtdycFAgAAMAQAAA4AAAAAAAAAAQAgAAAAJgEA&#10;AGRycy9lMm9Eb2MueG1sUEsFBgAAAAAGAAYAWQEAAJ0FAAAAAA==&#10;">
                <v:fill on="f" focussize="0,0"/>
                <v:stroke weight="0.754015748031496pt" color="#C7C7C7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4"/>
                        <w:ind w:left="19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 w:eastAsia="Calibri"/>
                          <w:color w:val="FFFFFF"/>
                          <w:w w:val="105"/>
                          <w:sz w:val="16"/>
                        </w:rPr>
                        <w:t>MAC</w:t>
                      </w:r>
                      <w:r>
                        <w:rPr>
                          <w:color w:val="FFFFFF"/>
                          <w:w w:val="105"/>
                          <w:sz w:val="16"/>
                        </w:rPr>
                        <w:t>算法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2"/>
        <w:spacing w:before="1"/>
        <w:rPr>
          <w:rFonts w:hint="default" w:ascii="Arial" w:hAnsi="Arial" w:eastAsia="宋体" w:cs="Arial"/>
          <w:sz w:val="18"/>
          <w:highlight w:val="none"/>
        </w:rPr>
      </w:pPr>
    </w:p>
    <w:p>
      <w:pPr>
        <w:spacing w:before="71"/>
        <w:ind w:left="2715" w:right="3103" w:firstLine="0"/>
        <w:jc w:val="center"/>
        <w:rPr>
          <w:rFonts w:hint="default" w:ascii="Arial" w:hAnsi="Arial" w:eastAsia="宋体" w:cs="Arial"/>
          <w:sz w:val="21"/>
          <w:highlight w:val="none"/>
        </w:rPr>
      </w:pPr>
      <w:r>
        <w:rPr>
          <w:rFonts w:hint="default" w:ascii="Arial" w:hAnsi="Arial" w:eastAsia="宋体" w:cs="Arial"/>
          <w:spacing w:val="-17"/>
          <w:sz w:val="19"/>
          <w:highlight w:val="none"/>
        </w:rPr>
        <w:t xml:space="preserve">图 </w:t>
      </w:r>
      <w:r>
        <w:rPr>
          <w:rFonts w:hint="default" w:ascii="Arial" w:hAnsi="Arial" w:eastAsia="宋体" w:cs="Arial"/>
          <w:sz w:val="19"/>
          <w:highlight w:val="none"/>
        </w:rPr>
        <w:t>2</w:t>
      </w:r>
      <w:r>
        <w:rPr>
          <w:rFonts w:hint="default" w:ascii="Arial" w:hAnsi="Arial" w:eastAsia="宋体" w:cs="Arial"/>
          <w:spacing w:val="52"/>
          <w:sz w:val="19"/>
          <w:highlight w:val="none"/>
        </w:rPr>
        <w:t xml:space="preserve"> </w:t>
      </w:r>
      <w:r>
        <w:rPr>
          <w:rFonts w:hint="default" w:ascii="Arial" w:hAnsi="Arial" w:eastAsia="宋体" w:cs="Arial"/>
          <w:sz w:val="21"/>
          <w:highlight w:val="none"/>
        </w:rPr>
        <w:t>明文+MAC</w:t>
      </w:r>
    </w:p>
    <w:p>
      <w:pPr>
        <w:pStyle w:val="2"/>
        <w:spacing w:before="1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2"/>
        <w:spacing w:before="1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2"/>
        <w:spacing w:before="1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2"/>
        <w:spacing w:before="1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2"/>
        <w:spacing w:before="1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2"/>
        <w:spacing w:before="1"/>
        <w:rPr>
          <w:rFonts w:hint="default" w:ascii="Arial" w:hAnsi="Arial" w:eastAsia="宋体" w:cs="Arial"/>
          <w:sz w:val="25"/>
          <w:highlight w:val="none"/>
        </w:rPr>
      </w:pPr>
    </w:p>
    <w:p>
      <w:pPr>
        <w:pStyle w:val="5"/>
        <w:numPr>
          <w:ilvl w:val="0"/>
          <w:numId w:val="10"/>
        </w:numPr>
        <w:tabs>
          <w:tab w:val="left" w:pos="652"/>
          <w:tab w:val="left" w:pos="653"/>
        </w:tabs>
        <w:spacing w:before="1" w:after="0" w:line="240" w:lineRule="auto"/>
        <w:ind w:left="652" w:right="0" w:hanging="422"/>
        <w:jc w:val="left"/>
        <w:outlineLvl w:val="2"/>
        <w:rPr>
          <w:rFonts w:hint="default" w:ascii="Arial" w:hAnsi="Arial" w:eastAsia="宋体" w:cs="Arial"/>
          <w:highlight w:val="none"/>
        </w:rPr>
      </w:pPr>
      <w:bookmarkStart w:id="74" w:name="_bookmark24"/>
      <w:bookmarkEnd w:id="74"/>
      <w:bookmarkStart w:id="75" w:name="_Toc19423"/>
      <w:bookmarkStart w:id="76" w:name="_Toc8812"/>
      <w:bookmarkStart w:id="77" w:name="_Toc23297"/>
      <w:r>
        <w:rPr>
          <w:rFonts w:hint="default" w:ascii="Arial" w:hAnsi="Arial" w:eastAsia="宋体" w:cs="Arial"/>
          <w:highlight w:val="none"/>
        </w:rPr>
        <w:t>密文</w:t>
      </w:r>
      <w:r>
        <w:rPr>
          <w:rFonts w:hint="default" w:ascii="Arial" w:hAnsi="Arial" w:eastAsia="宋体" w:cs="Arial"/>
          <w:spacing w:val="10"/>
          <w:w w:val="75"/>
          <w:highlight w:val="none"/>
        </w:rPr>
        <w:t>+</w:t>
      </w:r>
      <w:r>
        <w:rPr>
          <w:rFonts w:hint="default" w:ascii="Arial" w:hAnsi="Arial" w:eastAsia="宋体" w:cs="Arial"/>
          <w:w w:val="75"/>
          <w:highlight w:val="none"/>
        </w:rPr>
        <w:t>MAC</w:t>
      </w:r>
      <w:bookmarkEnd w:id="75"/>
      <w:bookmarkEnd w:id="76"/>
      <w:bookmarkEnd w:id="77"/>
    </w:p>
    <w:p>
      <w:pPr>
        <w:pStyle w:val="2"/>
        <w:spacing w:line="288" w:lineRule="auto"/>
        <w:ind w:left="231" w:right="602" w:firstLine="420"/>
        <w:jc w:val="both"/>
        <w:rPr>
          <w:rFonts w:hint="default" w:ascii="Arial" w:hAnsi="Arial" w:eastAsia="宋体" w:cs="Arial"/>
          <w:highlight w:val="none"/>
        </w:rPr>
      </w:pPr>
    </w:p>
    <w:p>
      <w:pPr>
        <w:pStyle w:val="2"/>
        <w:spacing w:line="288" w:lineRule="auto"/>
        <w:ind w:left="231" w:right="602" w:firstLine="420"/>
        <w:jc w:val="both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当仅密文传输时，首先根据分组加密的分组长度进行数据补齐（补齐算法采用PKCS7标准）。补齐</w:t>
      </w:r>
      <w:r>
        <w:rPr>
          <w:rFonts w:hint="default" w:ascii="Arial" w:hAnsi="Arial" w:eastAsia="宋体" w:cs="Arial"/>
          <w:spacing w:val="-2"/>
          <w:highlight w:val="none"/>
        </w:rPr>
        <w:t>后的数据经过加密生成加密数据域。随机数+加密数据域经过MAC算法计算出</w:t>
      </w:r>
      <w:r>
        <w:rPr>
          <w:rFonts w:hint="default" w:ascii="Arial" w:hAnsi="Arial" w:eastAsia="宋体" w:cs="Arial"/>
          <w:spacing w:val="-1"/>
          <w:highlight w:val="none"/>
        </w:rPr>
        <w:t>MAC。最后将MAC追加到加密</w:t>
      </w:r>
      <w:r>
        <w:rPr>
          <w:rFonts w:hint="default" w:ascii="Arial" w:hAnsi="Arial" w:eastAsia="宋体" w:cs="Arial"/>
          <w:highlight w:val="none"/>
        </w:rPr>
        <w:t>数据域后，生成数据域。</w:t>
      </w:r>
    </w:p>
    <w:p>
      <w:pPr>
        <w:spacing w:after="0" w:line="288" w:lineRule="auto"/>
        <w:jc w:val="both"/>
        <w:rPr>
          <w:rFonts w:hint="default" w:ascii="Arial" w:hAnsi="Arial" w:eastAsia="宋体" w:cs="Arial"/>
          <w:highlight w:val="none"/>
        </w:rPr>
        <w:sectPr>
          <w:pgSz w:w="11910" w:h="16850"/>
          <w:pgMar w:top="1660" w:right="520" w:bottom="1340" w:left="1180" w:header="1434" w:footer="1156" w:gutter="0"/>
          <w:cols w:space="720" w:num="1"/>
        </w:sectPr>
      </w:pPr>
    </w:p>
    <w:p>
      <w:pPr>
        <w:pStyle w:val="2"/>
        <w:spacing w:before="6"/>
        <w:rPr>
          <w:rFonts w:hint="default" w:ascii="Arial" w:hAnsi="Arial" w:eastAsia="宋体" w:cs="Arial"/>
          <w:sz w:val="28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17"/>
          <w:highlight w:val="none"/>
        </w:rPr>
      </w:pPr>
    </w:p>
    <w:p>
      <w:pPr>
        <w:spacing w:before="71"/>
        <w:ind w:left="2715" w:right="3103" w:firstLine="0"/>
        <w:jc w:val="center"/>
        <w:rPr>
          <w:rFonts w:hint="default" w:ascii="Arial" w:hAnsi="Arial" w:eastAsia="宋体" w:cs="Arial"/>
          <w:sz w:val="21"/>
          <w:highlight w:val="none"/>
        </w:rPr>
      </w:pPr>
      <w:r>
        <w:rPr>
          <w:rFonts w:hint="default" w:ascii="Arial" w:hAnsi="Arial" w:eastAsia="宋体" w:cs="Arial"/>
          <w:highlight w:val="none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1194435</wp:posOffset>
            </wp:positionH>
            <wp:positionV relativeFrom="paragraph">
              <wp:posOffset>-2649220</wp:posOffset>
            </wp:positionV>
            <wp:extent cx="5210810" cy="2505075"/>
            <wp:effectExtent l="0" t="0" r="0" b="0"/>
            <wp:wrapNone/>
            <wp:docPr id="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4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605" cy="250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4469765</wp:posOffset>
                </wp:positionH>
                <wp:positionV relativeFrom="paragraph">
                  <wp:posOffset>-1482090</wp:posOffset>
                </wp:positionV>
                <wp:extent cx="316230" cy="105410"/>
                <wp:effectExtent l="0" t="0" r="0" b="0"/>
                <wp:wrapNone/>
                <wp:docPr id="29" name="docshape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5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数据域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12" o:spid="_x0000_s1026" o:spt="202" type="#_x0000_t202" style="position:absolute;left:0pt;margin-left:351.95pt;margin-top:-116.7pt;height:8.3pt;width:24.9pt;mso-position-horizontal-relative:page;z-index:-251639808;mso-width-relative:page;mso-height-relative:page;" filled="f" stroked="f" coordsize="21600,21600" o:gfxdata="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lP6wZ&#10;3AAAAA0BAAAPAAAAAAAAAAEAIAAAACIAAABkcnMvZG93bnJldi54bWxQSwECFAAUAAAACACHTuJA&#10;7gnDwqsBAABxAwAADgAAAAAAAAABACAAAAAr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5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w w:val="105"/>
                          <w:sz w:val="16"/>
                        </w:rPr>
                        <w:t>数据域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4987290</wp:posOffset>
                </wp:positionH>
                <wp:positionV relativeFrom="paragraph">
                  <wp:posOffset>-1319530</wp:posOffset>
                </wp:positionV>
                <wp:extent cx="525145" cy="105410"/>
                <wp:effectExtent l="0" t="0" r="0" b="0"/>
                <wp:wrapNone/>
                <wp:docPr id="31" name="docshape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45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6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加密数据域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13" o:spid="_x0000_s1026" o:spt="202" type="#_x0000_t202" style="position:absolute;left:0pt;margin-left:392.7pt;margin-top:-103.9pt;height:8.3pt;width:41.35pt;mso-position-horizontal-relative:page;z-index:-251638784;mso-width-relative:page;mso-height-relative:page;" filled="f" stroked="f" coordsize="21600,21600" o:gfxdata="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XUZE&#10;idwAAAANAQAADwAAAAAAAAABACAAAAAiAAAAZHJzL2Rvd25yZXYueG1sUEsBAhQAFAAAAAgAh07i&#10;QJMRD0OsAQAAcQMAAA4AAAAAAAAAAQAgAAAAKwEAAGRycy9lMm9Eb2MueG1sUEsFBgAAAAAGAAYA&#10;WQEAAE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6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加密数据域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5768340</wp:posOffset>
                </wp:positionH>
                <wp:positionV relativeFrom="paragraph">
                  <wp:posOffset>-1311275</wp:posOffset>
                </wp:positionV>
                <wp:extent cx="210820" cy="105410"/>
                <wp:effectExtent l="0" t="0" r="0" b="0"/>
                <wp:wrapNone/>
                <wp:docPr id="30" name="docshape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5" w:lineRule="exact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6"/>
                              </w:rPr>
                              <w:t>MAC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14" o:spid="_x0000_s1026" o:spt="202" type="#_x0000_t202" style="position:absolute;left:0pt;margin-left:454.2pt;margin-top:-103.25pt;height:8.3pt;width:16.6pt;mso-position-horizontal-relative:page;z-index:-251638784;mso-width-relative:page;mso-height-relative:page;" filled="f" stroked="f" coordsize="21600,21600" o:gfxdata="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/Xsqbc&#10;AAAADQEAAA8AAAAAAAAAAQAgAAAAIgAAAGRycy9kb3ducmV2LnhtbFBLAQIUABQAAAAIAIdO4kAM&#10;Vfa4qgEAAHEDAAAOAAAAAAAAAAEAIAAAACs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5" w:lineRule="exact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  <w:sz w:val="16"/>
                        </w:rPr>
                        <w:t>MAC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1734185</wp:posOffset>
                </wp:positionH>
                <wp:positionV relativeFrom="paragraph">
                  <wp:posOffset>-849630</wp:posOffset>
                </wp:positionV>
                <wp:extent cx="1051560" cy="105410"/>
                <wp:effectExtent l="0" t="0" r="0" b="0"/>
                <wp:wrapNone/>
                <wp:docPr id="33" name="docshape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29"/>
                              </w:tabs>
                              <w:spacing w:before="0" w:line="165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随机数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</w:rPr>
                              <w:t>加密数据域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15" o:spid="_x0000_s1026" o:spt="202" type="#_x0000_t202" style="position:absolute;left:0pt;margin-left:136.55pt;margin-top:-66.9pt;height:8.3pt;width:82.8pt;mso-position-horizontal-relative:page;z-index:-251637760;mso-width-relative:page;mso-height-relative:page;" filled="f" stroked="f" coordsize="21600,21600" o:gfxdata="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FTCuzb&#10;AAAADQEAAA8AAAAAAAAAAQAgAAAAIgAAAGRycy9kb3ducmV2LnhtbFBLAQIUABQAAAAIAIdO4kDt&#10;f1/wqwEAAHIDAAAOAAAAAAAAAAEAIAAAACo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tabs>
                          <w:tab w:val="left" w:pos="829"/>
                        </w:tabs>
                        <w:spacing w:before="0" w:line="165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随机数</w:t>
                      </w:r>
                      <w:r>
                        <w:rPr>
                          <w:w w:val="105"/>
                          <w:sz w:val="16"/>
                        </w:rPr>
                        <w:tab/>
                      </w:r>
                      <w:r>
                        <w:rPr>
                          <w:sz w:val="16"/>
                        </w:rPr>
                        <w:t>加密数据域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3164840</wp:posOffset>
                </wp:positionH>
                <wp:positionV relativeFrom="paragraph">
                  <wp:posOffset>-458470</wp:posOffset>
                </wp:positionV>
                <wp:extent cx="608965" cy="252095"/>
                <wp:effectExtent l="0" t="0" r="0" b="0"/>
                <wp:wrapNone/>
                <wp:docPr id="32" name="docshape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169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 w:eastAsia="Calibri"/>
                                <w:w w:val="105"/>
                                <w:sz w:val="16"/>
                              </w:rPr>
                              <w:t>MAC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密钥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16" o:spid="_x0000_s1026" o:spt="202" type="#_x0000_t202" style="position:absolute;left:0pt;margin-left:249.2pt;margin-top:-36.1pt;height:19.85pt;width:47.95pt;mso-position-horizontal-relative:page;z-index:-251637760;mso-width-relative:page;mso-height-relative:page;" filled="f" stroked="f" coordsize="21600,21600" o:gfxdata="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61IP7b&#10;AAAACwEAAA8AAAAAAAAAAQAgAAAAIgAAAGRycy9kb3ducmV2LnhtbFBLAQIUABQAAAAIAIdO4kCC&#10;7l4OqwEAAHEDAAAOAAAAAAAAAAEAIAAAACo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06"/>
                        <w:ind w:left="169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 w:eastAsia="Calibri"/>
                          <w:w w:val="105"/>
                          <w:sz w:val="16"/>
                        </w:rPr>
                        <w:t>MAC</w:t>
                      </w:r>
                      <w:r>
                        <w:rPr>
                          <w:w w:val="105"/>
                          <w:sz w:val="16"/>
                        </w:rPr>
                        <w:t>密钥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3182620</wp:posOffset>
                </wp:positionH>
                <wp:positionV relativeFrom="paragraph">
                  <wp:posOffset>-935355</wp:posOffset>
                </wp:positionV>
                <wp:extent cx="573405" cy="270510"/>
                <wp:effectExtent l="5080" t="5080" r="12065" b="10160"/>
                <wp:wrapNone/>
                <wp:docPr id="35" name="docshape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" cy="270510"/>
                        </a:xfrm>
                        <a:prstGeom prst="rect">
                          <a:avLst/>
                        </a:prstGeom>
                        <a:solidFill>
                          <a:srgbClr val="5B9BD4"/>
                        </a:solidFill>
                        <a:ln w="9528" cap="flat" cmpd="sng">
                          <a:solidFill>
                            <a:srgbClr val="C7C7C7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before="109"/>
                              <w:ind w:left="134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alibri" w:eastAsia="Calibri"/>
                                <w:color w:val="FFFFFF"/>
                                <w:w w:val="105"/>
                                <w:sz w:val="16"/>
                              </w:rPr>
                              <w:t>MAC</w:t>
                            </w:r>
                            <w:r>
                              <w:rPr>
                                <w:color w:val="FFFFFF"/>
                                <w:w w:val="105"/>
                                <w:sz w:val="16"/>
                              </w:rPr>
                              <w:t>算法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17" o:spid="_x0000_s1026" o:spt="202" type="#_x0000_t202" style="position:absolute;left:0pt;margin-left:250.6pt;margin-top:-73.65pt;height:21.3pt;width:45.15pt;mso-position-horizontal-relative:page;z-index:-251636736;mso-width-relative:page;mso-height-relative:page;" fillcolor="#5B9BD4" filled="t" stroked="t" coordsize="21600,21600" o:gfxdata="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Zp5aNd0AAAANAQAADwAA&#10;AAAAAAABACAAAAAiAAAAZHJzL2Rvd25yZXYueG1sUEsBAhQAFAAAAAgAh07iQHGBOJoRAgAAWQQA&#10;AA4AAAAAAAAAAQAgAAAALAEAAGRycy9lMm9Eb2MueG1sUEsFBgAAAAAGAAYAWQEAAK8FAAAAAA==&#10;">
                <v:fill on="t" focussize="0,0"/>
                <v:stroke weight="0.750236220472441pt" color="#C7C7C7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09"/>
                        <w:ind w:left="134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Calibri" w:eastAsia="Calibri"/>
                          <w:color w:val="FFFFFF"/>
                          <w:w w:val="105"/>
                          <w:sz w:val="16"/>
                        </w:rPr>
                        <w:t>MAC</w:t>
                      </w:r>
                      <w:r>
                        <w:rPr>
                          <w:color w:val="FFFFFF"/>
                          <w:w w:val="105"/>
                          <w:sz w:val="16"/>
                        </w:rPr>
                        <w:t>算法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3982085</wp:posOffset>
                </wp:positionH>
                <wp:positionV relativeFrom="paragraph">
                  <wp:posOffset>-926465</wp:posOffset>
                </wp:positionV>
                <wp:extent cx="554990" cy="252095"/>
                <wp:effectExtent l="0" t="0" r="0" b="0"/>
                <wp:wrapNone/>
                <wp:docPr id="34" name="docshape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05"/>
                              <w:ind w:left="289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  <w:sz w:val="16"/>
                              </w:rPr>
                              <w:t>MAC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18" o:spid="_x0000_s1026" o:spt="202" type="#_x0000_t202" style="position:absolute;left:0pt;margin-left:313.55pt;margin-top:-72.95pt;height:19.85pt;width:43.7pt;mso-position-horizontal-relative:page;z-index:-251636736;mso-width-relative:page;mso-height-relative:page;" filled="f" stroked="f" coordsize="21600,21600" o:gfxdata="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GCPj8doA&#10;AAANAQAADwAAAAAAAAABACAAAAAiAAAAZHJzL2Rvd25yZXYueG1sUEsBAhQAFAAAAAgAh07iQPXe&#10;bu+rAQAAcQMAAA4AAAAAAAAAAQAgAAAAKQ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05"/>
                        <w:ind w:left="289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w w:val="105"/>
                          <w:sz w:val="16"/>
                        </w:rPr>
                        <w:t>MAC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4265930</wp:posOffset>
                </wp:positionH>
                <wp:positionV relativeFrom="paragraph">
                  <wp:posOffset>-2078355</wp:posOffset>
                </wp:positionV>
                <wp:extent cx="698500" cy="252095"/>
                <wp:effectExtent l="0" t="0" r="0" b="0"/>
                <wp:wrapNone/>
                <wp:docPr id="38" name="docshape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16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加密数据域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19" o:spid="_x0000_s1026" o:spt="202" type="#_x0000_t202" style="position:absolute;left:0pt;margin-left:335.9pt;margin-top:-163.65pt;height:19.85pt;width:55pt;mso-position-horizontal-relative:page;z-index:-251635712;mso-width-relative:page;mso-height-relative:page;" filled="f" stroked="f" coordsize="21600,21600" o:gfxdata="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dTsec2gAA&#10;AA0BAAAPAAAAAAAAAAEAIAAAACIAAABkcnMvZG93bnJldi54bWxQSwECFAAUAAAACACHTuJAjkgy&#10;E6oBAABx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6"/>
                        <w:ind w:left="16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加密数据域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3361690</wp:posOffset>
                </wp:positionH>
                <wp:positionV relativeFrom="paragraph">
                  <wp:posOffset>-2087245</wp:posOffset>
                </wp:positionV>
                <wp:extent cx="573405" cy="270510"/>
                <wp:effectExtent l="5080" t="5080" r="12065" b="10160"/>
                <wp:wrapNone/>
                <wp:docPr id="36" name="docshape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" cy="270510"/>
                        </a:xfrm>
                        <a:prstGeom prst="rect">
                          <a:avLst/>
                        </a:prstGeom>
                        <a:solidFill>
                          <a:srgbClr val="4F87BA"/>
                        </a:solidFill>
                        <a:ln w="9528" cap="flat" cmpd="sng">
                          <a:solidFill>
                            <a:srgbClr val="41709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132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6"/>
                              </w:rPr>
                              <w:t>加密算法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20" o:spid="_x0000_s1026" o:spt="202" type="#_x0000_t202" style="position:absolute;left:0pt;margin-left:264.7pt;margin-top:-164.35pt;height:21.3pt;width:45.15pt;mso-position-horizontal-relative:page;z-index:-251635712;mso-width-relative:page;mso-height-relative:page;" fillcolor="#4F87BA" filled="t" stroked="t" coordsize="21600,21600" o:gfxdata="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mTkq9wAAAANAQAADwAA&#10;AAAAAAABACAAAAAiAAAAZHJzL2Rvd25yZXYueG1sUEsBAhQAFAAAAAgAh07iQP0G6jkSAgAAWQQA&#10;AA4AAAAAAAAAAQAgAAAAKwEAAGRycy9lMm9Eb2MueG1sUEsFBgAAAAAGAAYAWQEAAK8FAAAAAA==&#10;">
                <v:fill on="t" focussize="0,0"/>
                <v:stroke weight="0.750236220472441pt" color="#41709C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03"/>
                        <w:ind w:left="132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w w:val="105"/>
                          <w:sz w:val="16"/>
                        </w:rPr>
                        <w:t>加密算法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-2078355</wp:posOffset>
                </wp:positionV>
                <wp:extent cx="895350" cy="252095"/>
                <wp:effectExtent l="0" t="0" r="0" b="0"/>
                <wp:wrapNone/>
                <wp:docPr id="40" name="docshape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2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数据对象内容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21" o:spid="_x0000_s1026" o:spt="202" type="#_x0000_t202" style="position:absolute;left:0pt;margin-left:96pt;margin-top:-163.65pt;height:19.85pt;width:70.5pt;mso-position-horizontal-relative:page;z-index:-251634688;mso-width-relative:page;mso-height-relative:page;" filled="f" stroked="f" coordsize="21600,21600" o:gfxdata="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7beFs2gAA&#10;AA0BAAAPAAAAAAAAAAEAIAAAACIAAABkcnMvZG93bnJldi54bWxQSwECFAAUAAAACACHTuJADvpz&#10;MaoBAABx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6"/>
                        <w:ind w:left="2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w w:val="105"/>
                          <w:sz w:val="16"/>
                        </w:rPr>
                        <w:t>数据对象内容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2475865</wp:posOffset>
                </wp:positionH>
                <wp:positionV relativeFrom="paragraph">
                  <wp:posOffset>-2167890</wp:posOffset>
                </wp:positionV>
                <wp:extent cx="644525" cy="432435"/>
                <wp:effectExtent l="4445" t="4445" r="17780" b="20320"/>
                <wp:wrapNone/>
                <wp:docPr id="41" name="docshape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432435"/>
                        </a:xfrm>
                        <a:prstGeom prst="rect">
                          <a:avLst/>
                        </a:prstGeom>
                        <a:noFill/>
                        <a:ln w="9522" cap="flat" cmpd="sng">
                          <a:solidFill>
                            <a:srgbClr val="C7C7C7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0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6"/>
                              </w:rPr>
                              <w:t>PKCS7</w:t>
                            </w:r>
                          </w:p>
                          <w:p>
                            <w:pPr>
                              <w:spacing w:before="4"/>
                              <w:ind w:left="22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6"/>
                              </w:rPr>
                              <w:t>Padding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22" o:spid="_x0000_s1026" o:spt="202" type="#_x0000_t202" style="position:absolute;left:0pt;margin-left:194.95pt;margin-top:-170.7pt;height:34.05pt;width:50.75pt;mso-position-horizontal-relative:page;z-index:-251634688;mso-width-relative:page;mso-height-relative:page;" filled="f" stroked="t" coordsize="21600,21600" o:gfxdata="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2qSyraAAAADQEAAA8AAAAAAAAAAQAgAAAAIgAA&#10;AGRycy9kb3ducmV2LnhtbFBLAQIUABQAAAAIAIdO4kBcCHfjBgIAADAEAAAOAAAAAAAAAAEAIAAA&#10;ACkBAABkcnMvZTJvRG9jLnhtbFBLBQYAAAAABgAGAFkBAAChBQAAAAA=&#10;">
                <v:fill on="f" focussize="0,0"/>
                <v:stroke weight="0.749763779527559pt" color="#C7C7C7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18"/>
                        <w:ind w:left="30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w w:val="105"/>
                          <w:sz w:val="16"/>
                        </w:rPr>
                        <w:t>PKCS7</w:t>
                      </w:r>
                    </w:p>
                    <w:p>
                      <w:pPr>
                        <w:spacing w:before="4"/>
                        <w:ind w:left="22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w w:val="105"/>
                          <w:sz w:val="16"/>
                        </w:rPr>
                        <w:t>Padding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3343910</wp:posOffset>
                </wp:positionH>
                <wp:positionV relativeFrom="paragraph">
                  <wp:posOffset>-2636520</wp:posOffset>
                </wp:positionV>
                <wp:extent cx="608965" cy="252095"/>
                <wp:effectExtent l="0" t="0" r="0" b="0"/>
                <wp:wrapNone/>
                <wp:docPr id="43" name="docshape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93"/>
                              <w:ind w:left="167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加密密钥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23" o:spid="_x0000_s1026" o:spt="202" type="#_x0000_t202" style="position:absolute;left:0pt;margin-left:263.3pt;margin-top:-207.6pt;height:19.85pt;width:47.95pt;mso-position-horizontal-relative:page;z-index:-251633664;mso-width-relative:page;mso-height-relative:page;" filled="f" stroked="f" coordsize="21600,21600" o:gfxdata="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lZLr&#10;+dwAAAANAQAADwAAAAAAAAABACAAAAAiAAAAZHJzL2Rvd25yZXYueG1sUEsBAhQAFAAAAAgAh07i&#10;QB2sMOusAQAAcQMAAA4AAAAAAAAAAQAgAAAAKwEAAGRycy9lMm9Eb2MueG1sUEsFBgAAAAAGAAYA&#10;WQEAAE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3"/>
                        <w:ind w:left="167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加密密钥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2448560</wp:posOffset>
                </wp:positionH>
                <wp:positionV relativeFrom="paragraph">
                  <wp:posOffset>-2636520</wp:posOffset>
                </wp:positionV>
                <wp:extent cx="698500" cy="252095"/>
                <wp:effectExtent l="0" t="0" r="0" b="0"/>
                <wp:wrapNone/>
                <wp:docPr id="42" name="docshape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93"/>
                              <w:ind w:left="7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>加密分组长度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24" o:spid="_x0000_s1026" o:spt="202" type="#_x0000_t202" style="position:absolute;left:0pt;margin-left:192.8pt;margin-top:-207.6pt;height:19.85pt;width:55pt;mso-position-horizontal-relative:page;z-index:-251633664;mso-width-relative:page;mso-height-relative:page;" filled="f" stroked="f" coordsize="21600,21600" o:gfxdata="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fmSIH&#10;3AAAAA0BAAAPAAAAAAAAAAEAIAAAACIAAABkcnMvZG93bnJldi54bWxQSwECFAAUAAAACACHTuJA&#10;mplII6sBAABxAwAADgAAAAAAAAABACAAAAAr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93"/>
                        <w:ind w:left="7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3"/>
                          <w:w w:val="105"/>
                          <w:sz w:val="16"/>
                        </w:rPr>
                        <w:t>加密分组长度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spacing w:val="-17"/>
          <w:sz w:val="19"/>
          <w:highlight w:val="none"/>
        </w:rPr>
        <w:t xml:space="preserve">图 </w:t>
      </w:r>
      <w:r>
        <w:rPr>
          <w:rFonts w:hint="default" w:ascii="Arial" w:hAnsi="Arial" w:eastAsia="宋体" w:cs="Arial"/>
          <w:sz w:val="19"/>
          <w:highlight w:val="none"/>
        </w:rPr>
        <w:t>4</w:t>
      </w:r>
      <w:r>
        <w:rPr>
          <w:rFonts w:hint="default" w:ascii="Arial" w:hAnsi="Arial" w:eastAsia="宋体" w:cs="Arial"/>
          <w:spacing w:val="52"/>
          <w:sz w:val="19"/>
          <w:highlight w:val="none"/>
        </w:rPr>
        <w:t xml:space="preserve"> </w:t>
      </w:r>
      <w:r>
        <w:rPr>
          <w:rFonts w:hint="default" w:ascii="Arial" w:hAnsi="Arial" w:eastAsia="宋体" w:cs="Arial"/>
          <w:sz w:val="21"/>
          <w:highlight w:val="none"/>
        </w:rPr>
        <w:t>密文+MAC</w:t>
      </w: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spacing w:before="6"/>
        <w:rPr>
          <w:rFonts w:hint="default" w:ascii="Arial" w:hAnsi="Arial" w:eastAsia="宋体" w:cs="Arial"/>
          <w:sz w:val="22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907"/>
          <w:tab w:val="left" w:pos="908"/>
        </w:tabs>
        <w:spacing w:before="2" w:after="0" w:line="240" w:lineRule="auto"/>
        <w:ind w:left="907" w:right="0" w:hanging="677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78" w:name="_Toc4864"/>
      <w:bookmarkStart w:id="79" w:name="_Toc29320"/>
      <w:bookmarkStart w:id="80" w:name="_Toc30476"/>
      <w:r>
        <w:rPr>
          <w:rFonts w:hint="default" w:ascii="Arial" w:hAnsi="Arial" w:eastAsia="宋体" w:cs="Arial"/>
          <w:spacing w:val="16"/>
          <w:w w:val="95"/>
          <w:highlight w:val="none"/>
        </w:rPr>
        <w:t xml:space="preserve">校验域 </w:t>
      </w:r>
      <w:r>
        <w:rPr>
          <w:rFonts w:hint="default" w:ascii="Arial" w:hAnsi="Arial" w:eastAsia="宋体" w:cs="Arial"/>
          <w:w w:val="95"/>
          <w:highlight w:val="none"/>
        </w:rPr>
        <w:t>（CRC）</w:t>
      </w:r>
      <w:bookmarkEnd w:id="78"/>
      <w:bookmarkEnd w:id="79"/>
      <w:bookmarkEnd w:id="80"/>
    </w:p>
    <w:p>
      <w:pPr>
        <w:pStyle w:val="2"/>
        <w:spacing w:before="16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使用CRC16</w:t>
      </w:r>
      <w:r>
        <w:rPr>
          <w:rFonts w:hint="default" w:ascii="Arial" w:hAnsi="Arial" w:eastAsia="宋体" w:cs="Arial"/>
          <w:highlight w:val="none"/>
        </w:rPr>
        <w:t>进行计算。计算算法参考附录B。校验范围从“消息序号”到“数据域”。</w:t>
      </w:r>
    </w:p>
    <w:p>
      <w:pPr>
        <w:pStyle w:val="2"/>
        <w:spacing w:before="12"/>
        <w:rPr>
          <w:rFonts w:hint="default" w:ascii="Arial" w:hAnsi="Arial" w:eastAsia="宋体" w:cs="Arial"/>
          <w:sz w:val="23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907"/>
          <w:tab w:val="left" w:pos="908"/>
        </w:tabs>
        <w:spacing w:before="0" w:after="0" w:line="240" w:lineRule="auto"/>
        <w:ind w:left="907" w:right="0" w:hanging="677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81" w:name="_Toc24211"/>
      <w:bookmarkStart w:id="82" w:name="_Toc23840"/>
      <w:bookmarkStart w:id="83" w:name="_Toc24381"/>
      <w:r>
        <w:rPr>
          <w:rFonts w:hint="default" w:ascii="Arial" w:hAnsi="Arial" w:eastAsia="宋体" w:cs="Arial"/>
          <w:spacing w:val="15"/>
          <w:w w:val="95"/>
          <w:highlight w:val="none"/>
        </w:rPr>
        <w:t>帧尾</w:t>
      </w:r>
      <w:r>
        <w:rPr>
          <w:rFonts w:hint="default" w:ascii="Arial" w:hAnsi="Arial" w:eastAsia="宋体" w:cs="Arial"/>
          <w:w w:val="95"/>
          <w:highlight w:val="none"/>
        </w:rPr>
        <w:t>（TAIL）</w:t>
      </w:r>
      <w:bookmarkEnd w:id="81"/>
      <w:bookmarkEnd w:id="82"/>
      <w:bookmarkEnd w:id="83"/>
    </w:p>
    <w:p>
      <w:pPr>
        <w:pStyle w:val="2"/>
        <w:spacing w:before="1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数值为</w:t>
      </w:r>
      <w:r>
        <w:rPr>
          <w:rFonts w:hint="default" w:ascii="Arial" w:hAnsi="Arial" w:eastAsia="宋体" w:cs="Arial"/>
          <w:highlight w:val="none"/>
        </w:rPr>
        <w:t>16H，一帧的结尾。</w:t>
      </w: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spacing w:before="9"/>
        <w:rPr>
          <w:rFonts w:hint="default" w:ascii="Arial" w:hAnsi="Arial" w:eastAsia="宋体" w:cs="Arial"/>
          <w:sz w:val="22"/>
          <w:highlight w:val="none"/>
        </w:rPr>
      </w:pPr>
    </w:p>
    <w:p>
      <w:pPr>
        <w:pStyle w:val="5"/>
        <w:numPr>
          <w:ilvl w:val="0"/>
          <w:numId w:val="9"/>
        </w:numPr>
        <w:tabs>
          <w:tab w:val="left" w:pos="652"/>
          <w:tab w:val="left" w:pos="653"/>
        </w:tabs>
        <w:spacing w:before="1" w:after="0" w:line="240" w:lineRule="auto"/>
        <w:ind w:left="652" w:right="0" w:hanging="422"/>
        <w:jc w:val="left"/>
        <w:outlineLvl w:val="0"/>
        <w:rPr>
          <w:rFonts w:hint="default" w:ascii="Arial" w:hAnsi="Arial" w:eastAsia="宋体" w:cs="Arial"/>
          <w:highlight w:val="none"/>
        </w:rPr>
      </w:pPr>
      <w:bookmarkStart w:id="84" w:name="_bookmark27"/>
      <w:bookmarkEnd w:id="84"/>
      <w:bookmarkStart w:id="85" w:name="_Toc1565"/>
      <w:bookmarkStart w:id="86" w:name="_Toc30785"/>
      <w:bookmarkStart w:id="87" w:name="_Toc25464"/>
      <w:r>
        <w:rPr>
          <w:rFonts w:hint="default" w:ascii="Arial" w:hAnsi="Arial" w:eastAsia="宋体" w:cs="Arial"/>
          <w:spacing w:val="15"/>
          <w:highlight w:val="none"/>
        </w:rPr>
        <w:t>密钥使用</w:t>
      </w:r>
      <w:bookmarkEnd w:id="85"/>
      <w:bookmarkEnd w:id="86"/>
      <w:bookmarkEnd w:id="87"/>
    </w:p>
    <w:p>
      <w:pPr>
        <w:pStyle w:val="2"/>
        <w:spacing w:before="9"/>
        <w:rPr>
          <w:rFonts w:hint="default" w:ascii="Arial" w:hAnsi="Arial" w:eastAsia="宋体" w:cs="Arial"/>
          <w:b/>
          <w:sz w:val="25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88" w:name="_bookmark28"/>
      <w:bookmarkEnd w:id="88"/>
      <w:bookmarkStart w:id="89" w:name="_Toc8010"/>
      <w:bookmarkStart w:id="90" w:name="_Toc19512"/>
      <w:bookmarkStart w:id="91" w:name="_Toc7166"/>
      <w:r>
        <w:rPr>
          <w:rFonts w:hint="default" w:ascii="Arial" w:hAnsi="Arial" w:eastAsia="宋体" w:cs="Arial"/>
          <w:spacing w:val="15"/>
          <w:highlight w:val="none"/>
        </w:rPr>
        <w:t>主密钥</w:t>
      </w:r>
      <w:bookmarkEnd w:id="89"/>
      <w:bookmarkEnd w:id="90"/>
      <w:bookmarkEnd w:id="91"/>
    </w:p>
    <w:p>
      <w:pPr>
        <w:pStyle w:val="2"/>
        <w:spacing w:before="17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spacing w:line="295" w:lineRule="auto"/>
        <w:ind w:left="231" w:right="603" w:firstLine="420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2"/>
          <w:highlight w:val="none"/>
        </w:rPr>
        <w:t>主密钥为设备进行加解密和MAC计算的基础密钥，对应附录</w:t>
      </w:r>
      <w:r>
        <w:rPr>
          <w:rFonts w:hint="default" w:ascii="Arial" w:hAnsi="Arial" w:eastAsia="宋体" w:cs="Arial"/>
          <w:spacing w:val="-1"/>
          <w:highlight w:val="none"/>
        </w:rPr>
        <w:t>A</w:t>
      </w:r>
      <w:r>
        <w:rPr>
          <w:rFonts w:hint="default" w:ascii="Arial" w:hAnsi="Arial" w:eastAsia="宋体" w:cs="Arial"/>
          <w:spacing w:val="-9"/>
          <w:highlight w:val="none"/>
        </w:rPr>
        <w:t xml:space="preserve">中的 </w:t>
      </w:r>
      <w:r>
        <w:rPr>
          <w:rFonts w:hint="default" w:ascii="Arial" w:hAnsi="Arial" w:eastAsia="宋体" w:cs="Arial"/>
          <w:spacing w:val="-1"/>
          <w:highlight w:val="none"/>
        </w:rPr>
        <w:t>2009H数据对象。它不直接用于数</w:t>
      </w:r>
      <w:r>
        <w:rPr>
          <w:rFonts w:hint="default" w:ascii="Arial" w:hAnsi="Arial" w:eastAsia="宋体" w:cs="Arial"/>
          <w:highlight w:val="none"/>
        </w:rPr>
        <w:t>据加解密和MAC计算，需要先分解成相应功能的“会话密钥”后再被使用。</w:t>
      </w:r>
    </w:p>
    <w:p>
      <w:pPr>
        <w:pStyle w:val="2"/>
        <w:spacing w:before="1"/>
        <w:rPr>
          <w:rFonts w:hint="default" w:ascii="Arial" w:hAnsi="Arial" w:eastAsia="宋体" w:cs="Arial"/>
          <w:sz w:val="19"/>
          <w:highlight w:val="none"/>
        </w:rPr>
      </w:pPr>
    </w:p>
    <w:p>
      <w:pPr>
        <w:bidi w:val="0"/>
        <w:ind w:firstLine="7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说明：主密钥根据密钥状态的不同，可以是“默认密钥”或者“非默认密钥”。</w:t>
      </w:r>
    </w:p>
    <w:p>
      <w:pPr>
        <w:pStyle w:val="2"/>
        <w:spacing w:before="2"/>
        <w:rPr>
          <w:rFonts w:hint="default" w:ascii="Arial" w:hAnsi="Arial" w:eastAsia="宋体" w:cs="Arial"/>
          <w:b/>
          <w:sz w:val="14"/>
          <w:highlight w:val="none"/>
        </w:rPr>
      </w:pPr>
    </w:p>
    <w:p>
      <w:pPr>
        <w:pStyle w:val="5"/>
        <w:numPr>
          <w:ilvl w:val="1"/>
          <w:numId w:val="9"/>
        </w:numPr>
        <w:tabs>
          <w:tab w:val="left" w:pos="653"/>
        </w:tabs>
        <w:spacing w:before="0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92" w:name="_bookmark29"/>
      <w:bookmarkEnd w:id="92"/>
      <w:bookmarkStart w:id="93" w:name="_Toc32252"/>
      <w:bookmarkStart w:id="94" w:name="_Toc21889"/>
      <w:bookmarkStart w:id="95" w:name="_Toc29440"/>
      <w:r>
        <w:rPr>
          <w:rFonts w:hint="default" w:ascii="Arial" w:hAnsi="Arial" w:eastAsia="宋体" w:cs="Arial"/>
          <w:spacing w:val="15"/>
          <w:highlight w:val="none"/>
        </w:rPr>
        <w:t>加密密钥</w:t>
      </w:r>
      <w:bookmarkEnd w:id="93"/>
      <w:bookmarkEnd w:id="94"/>
      <w:bookmarkEnd w:id="95"/>
    </w:p>
    <w:p>
      <w:pPr>
        <w:pStyle w:val="2"/>
        <w:spacing w:before="16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spacing w:line="280" w:lineRule="auto"/>
        <w:ind w:left="231" w:right="618" w:firstLine="420"/>
        <w:rPr>
          <w:rFonts w:hint="default" w:ascii="Arial" w:hAnsi="Arial" w:eastAsia="宋体" w:cs="Arial"/>
          <w:sz w:val="16"/>
          <w:highlight w:val="none"/>
        </w:rPr>
      </w:pPr>
      <w:r>
        <w:rPr>
          <w:rFonts w:hint="default" w:ascii="Arial" w:hAnsi="Arial" w:eastAsia="宋体" w:cs="Arial"/>
          <w:highlight w:val="none"/>
        </w:rPr>
        <w:t>“加密密钥”由用“主密钥”对注册数据中的“通信随机码”进行HMAC-SHA256计算取前16字节得到。用于加解密通信数据。</w:t>
      </w:r>
    </w:p>
    <w:p>
      <w:pPr>
        <w:pStyle w:val="5"/>
        <w:numPr>
          <w:ilvl w:val="1"/>
          <w:numId w:val="9"/>
        </w:numPr>
        <w:tabs>
          <w:tab w:val="left" w:pos="653"/>
        </w:tabs>
        <w:spacing w:before="1" w:after="0" w:line="240" w:lineRule="auto"/>
        <w:ind w:left="652" w:right="0" w:hanging="422"/>
        <w:jc w:val="left"/>
        <w:outlineLvl w:val="1"/>
        <w:rPr>
          <w:rFonts w:hint="default" w:ascii="Arial" w:hAnsi="Arial" w:eastAsia="宋体" w:cs="Arial"/>
          <w:highlight w:val="none"/>
        </w:rPr>
      </w:pPr>
      <w:bookmarkStart w:id="96" w:name="_bookmark30"/>
      <w:bookmarkEnd w:id="96"/>
      <w:bookmarkStart w:id="97" w:name="_Toc23106"/>
      <w:bookmarkStart w:id="98" w:name="_Toc634"/>
      <w:bookmarkStart w:id="99" w:name="_Toc32682"/>
      <w:r>
        <w:rPr>
          <w:rFonts w:hint="default" w:ascii="Arial" w:hAnsi="Arial" w:eastAsia="宋体" w:cs="Arial"/>
          <w:spacing w:val="10"/>
          <w:w w:val="80"/>
          <w:highlight w:val="none"/>
        </w:rPr>
        <w:t>MAC 密钥</w:t>
      </w:r>
      <w:bookmarkEnd w:id="97"/>
      <w:bookmarkEnd w:id="98"/>
      <w:bookmarkEnd w:id="99"/>
    </w:p>
    <w:p>
      <w:pPr>
        <w:pStyle w:val="2"/>
        <w:spacing w:before="1"/>
        <w:rPr>
          <w:rFonts w:hint="default" w:ascii="Arial" w:hAnsi="Arial" w:eastAsia="宋体" w:cs="Arial"/>
          <w:b/>
          <w:sz w:val="17"/>
          <w:highlight w:val="none"/>
        </w:rPr>
      </w:pPr>
    </w:p>
    <w:p>
      <w:pPr>
        <w:pStyle w:val="2"/>
        <w:spacing w:line="295" w:lineRule="auto"/>
        <w:ind w:left="231" w:right="602" w:firstLine="420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“MAC密钥”由用“主密钥”对注册数据中的“通信随机码”（000CH）进行</w:t>
      </w:r>
      <w:r>
        <w:rPr>
          <w:rFonts w:hint="default" w:ascii="Arial" w:hAnsi="Arial" w:eastAsia="宋体" w:cs="Arial"/>
          <w:highlight w:val="none"/>
        </w:rPr>
        <w:t>AES128</w:t>
      </w:r>
      <w:r>
        <w:rPr>
          <w:rFonts w:hint="default" w:ascii="Arial" w:hAnsi="Arial" w:eastAsia="宋体" w:cs="Arial"/>
          <w:spacing w:val="-61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ECB加密结果的前16字节。用于对通信数据进行MAC计算。</w:t>
      </w: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rPr>
          <w:rFonts w:hint="default" w:ascii="Arial" w:hAnsi="Arial" w:eastAsia="宋体" w:cs="Arial"/>
          <w:sz w:val="16"/>
          <w:highlight w:val="none"/>
        </w:rPr>
      </w:pPr>
      <w:r>
        <w:rPr>
          <w:rFonts w:hint="default" w:ascii="Arial" w:hAnsi="Arial" w:eastAsia="宋体" w:cs="Arial"/>
          <w:sz w:val="16"/>
          <w:highlight w:val="none"/>
        </w:rPr>
        <w:br w:type="page"/>
      </w:r>
    </w:p>
    <w:p>
      <w:pPr>
        <w:pStyle w:val="2"/>
        <w:spacing w:before="9"/>
        <w:rPr>
          <w:rFonts w:hint="default" w:ascii="Arial" w:hAnsi="Arial" w:eastAsia="宋体" w:cs="Arial"/>
          <w:sz w:val="16"/>
          <w:highlight w:val="none"/>
        </w:rPr>
      </w:pPr>
    </w:p>
    <w:p>
      <w:pPr>
        <w:pStyle w:val="5"/>
        <w:numPr>
          <w:ilvl w:val="0"/>
          <w:numId w:val="9"/>
        </w:numPr>
        <w:tabs>
          <w:tab w:val="left" w:pos="652"/>
          <w:tab w:val="left" w:pos="653"/>
        </w:tabs>
        <w:spacing w:before="0" w:after="0" w:line="240" w:lineRule="auto"/>
        <w:ind w:left="652" w:right="0" w:hanging="422"/>
        <w:jc w:val="left"/>
        <w:outlineLvl w:val="0"/>
        <w:rPr>
          <w:rFonts w:hint="default" w:ascii="Arial" w:hAnsi="Arial" w:eastAsia="宋体" w:cs="Arial"/>
          <w:highlight w:val="none"/>
        </w:rPr>
      </w:pPr>
      <w:bookmarkStart w:id="100" w:name="_bookmark31"/>
      <w:bookmarkEnd w:id="100"/>
      <w:bookmarkStart w:id="101" w:name="_Toc26754"/>
      <w:bookmarkStart w:id="102" w:name="_Toc5600"/>
      <w:bookmarkStart w:id="103" w:name="_Toc15160"/>
      <w:r>
        <w:rPr>
          <w:rFonts w:hint="default" w:ascii="Arial" w:hAnsi="Arial" w:eastAsia="宋体" w:cs="Arial"/>
          <w:spacing w:val="15"/>
          <w:highlight w:val="none"/>
        </w:rPr>
        <w:t>交互流程</w:t>
      </w:r>
      <w:bookmarkEnd w:id="101"/>
      <w:bookmarkEnd w:id="102"/>
      <w:bookmarkEnd w:id="103"/>
    </w:p>
    <w:p>
      <w:pPr>
        <w:pStyle w:val="2"/>
        <w:rPr>
          <w:rFonts w:hint="default" w:ascii="Arial" w:hAnsi="Arial" w:eastAsia="宋体" w:cs="Arial"/>
          <w:b/>
          <w:sz w:val="20"/>
          <w:highlight w:val="none"/>
        </w:rPr>
      </w:pPr>
    </w:p>
    <w:p>
      <w:pPr>
        <w:pStyle w:val="2"/>
        <w:spacing w:before="2"/>
        <w:rPr>
          <w:rFonts w:hint="default" w:ascii="Arial" w:hAnsi="Arial" w:eastAsia="宋体" w:cs="Arial"/>
          <w:b/>
          <w:sz w:val="10"/>
          <w:highlight w:val="none"/>
        </w:rPr>
      </w:pPr>
    </w:p>
    <w:p>
      <w:pPr>
        <w:pStyle w:val="2"/>
        <w:spacing w:line="280" w:lineRule="auto"/>
        <w:ind w:left="231" w:right="616" w:firstLine="420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终端先发送“注册请求”（详见“附录A”），请求中带有终端厂商商ID，表号信息等数据。主站应答，应答数据中带有时钟等信息，终端可用该时钟信息校时。</w:t>
      </w:r>
    </w:p>
    <w:p>
      <w:pPr>
        <w:pStyle w:val="2"/>
        <w:spacing w:before="16" w:line="285" w:lineRule="auto"/>
        <w:ind w:left="231" w:right="578" w:firstLine="420"/>
        <w:jc w:val="both"/>
        <w:rPr>
          <w:rFonts w:hint="eastAsia" w:ascii="Arial" w:hAnsi="Arial" w:eastAsia="宋体" w:cs="Arial"/>
          <w:highlight w:val="none"/>
          <w:lang w:eastAsia="zh-CN"/>
        </w:rPr>
        <w:sectPr>
          <w:pgSz w:w="11910" w:h="16850"/>
          <w:pgMar w:top="1660" w:right="520" w:bottom="1340" w:left="1180" w:header="1434" w:footer="1156" w:gutter="0"/>
          <w:cols w:space="720" w:num="1"/>
        </w:sectPr>
      </w:pP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1268095</wp:posOffset>
                </wp:positionH>
                <wp:positionV relativeFrom="page">
                  <wp:posOffset>7437755</wp:posOffset>
                </wp:positionV>
                <wp:extent cx="178435" cy="622300"/>
                <wp:effectExtent l="0" t="0" r="0" b="0"/>
                <wp:wrapNone/>
                <wp:docPr id="19" name="docshape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281" w:lineRule="exact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会话结束</w:t>
                            </w:r>
                          </w:p>
                        </w:txbxContent>
                      </wps:txbx>
                      <wps:bodyPr vert="vert270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25" o:spid="_x0000_s1026" o:spt="202" type="#_x0000_t202" style="position:absolute;left:0pt;margin-left:99.85pt;margin-top:585.65pt;height:49pt;width:14.05pt;mso-position-horizontal-relative:page;mso-position-vertical-relative:page;z-index:251667456;mso-width-relative:page;mso-height-relative:page;" filled="f" stroked="f" coordsize="21600,21600" o:gfxdata="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B8Zam2QAAAA0BAAAPAAAAAAAAAAEAIAAAACIAAABkcnMvZG93bnJldi54bWxQSwECFAAUAAAA&#10;CACHTuJA1O/P97QBAACA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spacing w:before="0" w:line="281" w:lineRule="exact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会话结束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1274445</wp:posOffset>
                </wp:positionH>
                <wp:positionV relativeFrom="page">
                  <wp:posOffset>5839460</wp:posOffset>
                </wp:positionV>
                <wp:extent cx="178435" cy="996950"/>
                <wp:effectExtent l="0" t="0" r="0" b="0"/>
                <wp:wrapNone/>
                <wp:docPr id="18" name="docshape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" cy="99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281" w:lineRule="exact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主站命令请求</w:t>
                            </w:r>
                          </w:p>
                        </w:txbxContent>
                      </wps:txbx>
                      <wps:bodyPr vert="vert270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26" o:spid="_x0000_s1026" o:spt="202" type="#_x0000_t202" style="position:absolute;left:0pt;margin-left:100.35pt;margin-top:459.8pt;height:78.5pt;width:14.05pt;mso-position-horizontal-relative:page;mso-position-vertical-relative:page;z-index:251667456;mso-width-relative:page;mso-height-relative:page;" filled="f" stroked="f" coordsize="21600,21600" o:gfxdata="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CbFHDYAAAADAEAAA8AAAAAAAAAAQAgAAAAIgAAAGRycy9kb3ducmV2LnhtbFBLAQIUABQAAAAI&#10;AIdO4kCx9GthtAEAAIA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spacing w:before="0" w:line="281" w:lineRule="exact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主站命令请求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1215390</wp:posOffset>
            </wp:positionH>
            <wp:positionV relativeFrom="paragraph">
              <wp:posOffset>897255</wp:posOffset>
            </wp:positionV>
            <wp:extent cx="5553075" cy="5324475"/>
            <wp:effectExtent l="0" t="0" r="0" b="0"/>
            <wp:wrapNone/>
            <wp:docPr id="2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5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134" cy="532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3501390</wp:posOffset>
                </wp:positionH>
                <wp:positionV relativeFrom="paragraph">
                  <wp:posOffset>1101090</wp:posOffset>
                </wp:positionV>
                <wp:extent cx="823595" cy="201295"/>
                <wp:effectExtent l="0" t="0" r="0" b="0"/>
                <wp:wrapNone/>
                <wp:docPr id="1" name="docshape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595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317" w:lineRule="exact"/>
                              <w:ind w:left="0" w:right="0" w:firstLine="0"/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3"/>
                                <w:sz w:val="31"/>
                              </w:rPr>
                              <w:t>会话流程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28" o:spid="_x0000_s1026" o:spt="202" type="#_x0000_t202" style="position:absolute;left:0pt;margin-left:275.7pt;margin-top:86.7pt;height:15.85pt;width:64.85pt;mso-position-horizontal-relative:page;z-index:251659264;mso-width-relative:page;mso-height-relative:page;" filled="f" stroked="f" coordsize="21600,21600" o:gfxdata="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Yt1hc2QAAAAsB&#10;AAAPAAAAAAAAAAEAIAAAACIAAABkcnMvZG93bnJldi54bWxQSwECFAAUAAAACACHTuJA7gYRYKgB&#10;AABw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317" w:lineRule="exact"/>
                        <w:ind w:left="0" w:right="0" w:firstLine="0"/>
                        <w:jc w:val="center"/>
                        <w:rPr>
                          <w:sz w:val="31"/>
                        </w:rPr>
                      </w:pPr>
                      <w:r>
                        <w:rPr>
                          <w:spacing w:val="3"/>
                          <w:sz w:val="31"/>
                        </w:rPr>
                        <w:t>会话流程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1279525</wp:posOffset>
                </wp:positionH>
                <wp:positionV relativeFrom="page">
                  <wp:posOffset>4057650</wp:posOffset>
                </wp:positionV>
                <wp:extent cx="178435" cy="593090"/>
                <wp:effectExtent l="0" t="0" r="0" b="0"/>
                <wp:wrapNone/>
                <wp:docPr id="20" name="docshape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" cy="59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281" w:lineRule="exact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注册</w:t>
                            </w:r>
                          </w:p>
                        </w:txbxContent>
                      </wps:txbx>
                      <wps:bodyPr vert="vert270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27" o:spid="_x0000_s1026" o:spt="202" type="#_x0000_t202" style="position:absolute;left:0pt;margin-left:100.75pt;margin-top:319.5pt;height:46.7pt;width:14.05pt;mso-position-horizontal-relative:page;mso-position-vertical-relative:page;z-index:251668480;mso-width-relative:page;mso-height-relative:page;" filled="f" stroked="f" coordsize="21600,21600" o:gfxdata="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IYAXmtkAAAALAQAADwAAAAAAAAABACAAAAAiAAAAZHJzL2Rvd25yZXYueG1sUEsBAhQAFAAA&#10;AAgAh07iQFawwBy1AQAAg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spacing w:before="0" w:line="281" w:lineRule="exact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注册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2381250</wp:posOffset>
                </wp:positionH>
                <wp:positionV relativeFrom="paragraph">
                  <wp:posOffset>1572895</wp:posOffset>
                </wp:positionV>
                <wp:extent cx="624205" cy="153670"/>
                <wp:effectExtent l="0" t="0" r="0" b="0"/>
                <wp:wrapNone/>
                <wp:docPr id="2" name="docshape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241" w:lineRule="exact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终端设备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29" o:spid="_x0000_s1026" o:spt="202" type="#_x0000_t202" style="position:absolute;left:0pt;margin-left:187.5pt;margin-top:123.85pt;height:12.1pt;width:49.15pt;mso-position-horizontal-relative:page;z-index:251660288;mso-width-relative:page;mso-height-relative:page;" filled="f" stroked="f" coordsize="21600,21600" o:gfxdata="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l82lr&#10;2wAAAAsBAAAPAAAAAAAAAAEAIAAAACIAAABkcnMvZG93bnJldi54bWxQSwECFAAUAAAACACHTuJA&#10;v9aftawBAABwAwAADgAAAAAAAAABACAAAAAq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41" w:lineRule="exact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终端设备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5166360</wp:posOffset>
                </wp:positionH>
                <wp:positionV relativeFrom="paragraph">
                  <wp:posOffset>1572895</wp:posOffset>
                </wp:positionV>
                <wp:extent cx="318770" cy="153670"/>
                <wp:effectExtent l="0" t="0" r="0" b="0"/>
                <wp:wrapNone/>
                <wp:docPr id="3" name="docshape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241" w:lineRule="exact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主站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30" o:spid="_x0000_s1026" o:spt="202" type="#_x0000_t202" style="position:absolute;left:0pt;margin-left:406.8pt;margin-top:123.85pt;height:12.1pt;width:25.1pt;mso-position-horizontal-relative:page;z-index:251660288;mso-width-relative:page;mso-height-relative:page;" filled="f" stroked="f" coordsize="21600,21600" o:gfxdata="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uAihBdoAAAAL&#10;AQAADwAAAAAAAAABACAAAAAiAAAAZHJzL2Rvd25yZXYueG1sUEsBAhQAFAAAAAgAh07iQKNJkueo&#10;AQAAcAMAAA4AAAAAAAAAAQAgAAAAKQEAAGRycy9lMm9Eb2MueG1sUEsFBgAAAAAGAAYAWQEAAEMF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241" w:lineRule="exact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主站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1885315</wp:posOffset>
                </wp:positionH>
                <wp:positionV relativeFrom="paragraph">
                  <wp:posOffset>2122170</wp:posOffset>
                </wp:positionV>
                <wp:extent cx="624205" cy="373380"/>
                <wp:effectExtent l="0" t="0" r="0" b="0"/>
                <wp:wrapNone/>
                <wp:docPr id="5" name="docshape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87" w:lineRule="exact"/>
                              <w:ind w:left="10" w:right="18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开始</w:t>
                            </w:r>
                          </w:p>
                          <w:p>
                            <w:pPr>
                              <w:pStyle w:val="2"/>
                              <w:spacing w:before="1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 w:line="183" w:lineRule="exact"/>
                              <w:ind w:left="-1" w:right="18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"/>
                                <w:sz w:val="16"/>
                              </w:rPr>
                              <w:t>发送注册请求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31" o:spid="_x0000_s1026" o:spt="202" type="#_x0000_t202" style="position:absolute;left:0pt;margin-left:148.45pt;margin-top:167.1pt;height:29.4pt;width:49.15pt;mso-position-horizontal-relative:page;z-index:251661312;mso-width-relative:page;mso-height-relative:page;" filled="f" stroked="f" coordsize="21600,21600" o:gfxdata="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EB3s02QAA&#10;AAsBAAAPAAAAAAAAAAEAIAAAACIAAABkcnMvZG93bnJldi54bWxQSwECFAAUAAAACACHTuJAmzke&#10;nKsBAABwAwAADgAAAAAAAAABACAAAAAo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87" w:lineRule="exact"/>
                        <w:ind w:left="10" w:right="18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开始</w:t>
                      </w:r>
                    </w:p>
                    <w:p>
                      <w:pPr>
                        <w:pStyle w:val="2"/>
                        <w:spacing w:before="11"/>
                        <w:rPr>
                          <w:sz w:val="16"/>
                        </w:rPr>
                      </w:pPr>
                    </w:p>
                    <w:p>
                      <w:pPr>
                        <w:spacing w:before="1" w:line="183" w:lineRule="exact"/>
                        <w:ind w:left="-1" w:right="18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"/>
                          <w:sz w:val="16"/>
                        </w:rPr>
                        <w:t>发送注册请求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4608195</wp:posOffset>
                </wp:positionH>
                <wp:positionV relativeFrom="paragraph">
                  <wp:posOffset>2644140</wp:posOffset>
                </wp:positionV>
                <wp:extent cx="622300" cy="105410"/>
                <wp:effectExtent l="0" t="0" r="0" b="0"/>
                <wp:wrapNone/>
                <wp:docPr id="4" name="docshape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6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返回注册应答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32" o:spid="_x0000_s1026" o:spt="202" type="#_x0000_t202" style="position:absolute;left:0pt;margin-left:362.85pt;margin-top:208.2pt;height:8.3pt;width:49pt;mso-position-horizontal-relative:page;z-index:251661312;mso-width-relative:page;mso-height-relative:page;" filled="f" stroked="f" coordsize="21600,21600" o:gfxdata="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albyK2gAA&#10;AAsBAAAPAAAAAAAAAAEAIAAAACIAAABkcnMvZG93bnJldi54bWxQSwECFAAUAAAACACHTuJApabB&#10;qaoBAABw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6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返回注册应答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2826385</wp:posOffset>
                </wp:positionH>
                <wp:positionV relativeFrom="paragraph">
                  <wp:posOffset>2807970</wp:posOffset>
                </wp:positionV>
                <wp:extent cx="222885" cy="105410"/>
                <wp:effectExtent l="0" t="0" r="0" b="0"/>
                <wp:wrapNone/>
                <wp:docPr id="7" name="docshape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6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成功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33" o:spid="_x0000_s1026" o:spt="202" type="#_x0000_t202" style="position:absolute;left:0pt;margin-left:222.55pt;margin-top:221.1pt;height:8.3pt;width:17.55pt;mso-position-horizontal-relative:page;z-index:251662336;mso-width-relative:page;mso-height-relative:page;" filled="f" stroked="f" coordsize="21600,21600" o:gfxdata="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pq3i12AAA&#10;AAsBAAAPAAAAAAAAAAEAIAAAACIAAABkcnMvZG93bnJldi54bWxQSwECFAAUAAAACACHTuJA9E55&#10;CKwBAABwAwAADgAAAAAAAAABACAAAAAn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6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成功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1947545</wp:posOffset>
                </wp:positionH>
                <wp:positionV relativeFrom="paragraph">
                  <wp:posOffset>2905760</wp:posOffset>
                </wp:positionV>
                <wp:extent cx="480060" cy="379730"/>
                <wp:effectExtent l="0" t="0" r="0" b="0"/>
                <wp:wrapNone/>
                <wp:docPr id="6" name="docshape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88" w:lineRule="exact"/>
                              <w:ind w:left="9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应答状态</w:t>
                            </w:r>
                          </w:p>
                          <w:p>
                            <w:pPr>
                              <w:pStyle w:val="2"/>
                              <w:spacing w:before="8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 w:line="183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失败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34" o:spid="_x0000_s1026" o:spt="202" type="#_x0000_t202" style="position:absolute;left:0pt;margin-left:153.35pt;margin-top:228.8pt;height:29.9pt;width:37.8pt;mso-position-horizontal-relative:page;z-index:251662336;mso-width-relative:page;mso-height-relative:page;" filled="f" stroked="f" coordsize="21600,21600" o:gfxdata="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xhPyudsA&#10;AAALAQAADwAAAAAAAAABACAAAAAiAAAAZHJzL2Rvd25yZXYueG1sUEsBAhQAFAAAAAgAh07iQAua&#10;bu2qAQAAcAMAAA4AAAAAAAAAAQAgAAAAKg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88" w:lineRule="exact"/>
                        <w:ind w:left="9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w w:val="105"/>
                          <w:sz w:val="16"/>
                        </w:rPr>
                        <w:t>应答状态</w:t>
                      </w:r>
                    </w:p>
                    <w:p>
                      <w:pPr>
                        <w:pStyle w:val="2"/>
                        <w:spacing w:before="8"/>
                        <w:rPr>
                          <w:sz w:val="17"/>
                        </w:rPr>
                      </w:pPr>
                    </w:p>
                    <w:p>
                      <w:pPr>
                        <w:spacing w:before="0" w:line="183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失败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4991735</wp:posOffset>
                </wp:positionH>
                <wp:positionV relativeFrom="paragraph">
                  <wp:posOffset>3996690</wp:posOffset>
                </wp:positionV>
                <wp:extent cx="527050" cy="105410"/>
                <wp:effectExtent l="0" t="0" r="0" b="0"/>
                <wp:wrapNone/>
                <wp:docPr id="9" name="docshape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6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有命令缓存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35" o:spid="_x0000_s1026" o:spt="202" type="#_x0000_t202" style="position:absolute;left:0pt;margin-left:393.05pt;margin-top:314.7pt;height:8.3pt;width:41.5pt;mso-position-horizontal-relative:page;z-index:251663360;mso-width-relative:page;mso-height-relative:page;" filled="f" stroked="f" coordsize="21600,21600" o:gfxdata="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KPeWg2QAA&#10;AAsBAAAPAAAAAAAAAAEAIAAAACIAAABkcnMvZG93bnJldi54bWxQSwECFAAUAAAACACHTuJAlPgK&#10;6asBAABwAwAADgAAAAAAAAABACAAAAAo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6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w w:val="105"/>
                          <w:sz w:val="16"/>
                        </w:rPr>
                        <w:t>有命令缓存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4408805</wp:posOffset>
                </wp:positionH>
                <wp:positionV relativeFrom="paragraph">
                  <wp:posOffset>4080510</wp:posOffset>
                </wp:positionV>
                <wp:extent cx="117475" cy="105410"/>
                <wp:effectExtent l="0" t="0" r="0" b="0"/>
                <wp:wrapNone/>
                <wp:docPr id="8" name="docshape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6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103"/>
                                <w:sz w:val="16"/>
                                <w:shd w:val="clear" w:color="auto" w:fill="FFFFFF"/>
                              </w:rPr>
                              <w:t>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36" o:spid="_x0000_s1026" o:spt="202" type="#_x0000_t202" style="position:absolute;left:0pt;margin-left:347.15pt;margin-top:321.3pt;height:8.3pt;width:9.25pt;mso-position-horizontal-relative:page;z-index:251663360;mso-width-relative:page;mso-height-relative:page;" filled="f" stroked="f" coordsize="21600,21600" o:gfxdata="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iCacZ2gAA&#10;AAsBAAAPAAAAAAAAAAEAIAAAACIAAABkcnMvZG93bnJldi54bWxQSwECFAAUAAAACACHTuJAeIvp&#10;xKoBAABw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6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w w:val="103"/>
                          <w:sz w:val="16"/>
                          <w:shd w:val="clear" w:color="auto" w:fill="FFFFFF"/>
                        </w:rPr>
                        <w:t>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5976620</wp:posOffset>
                </wp:positionH>
                <wp:positionV relativeFrom="paragraph">
                  <wp:posOffset>4632325</wp:posOffset>
                </wp:positionV>
                <wp:extent cx="118110" cy="105410"/>
                <wp:effectExtent l="0" t="0" r="0" b="0"/>
                <wp:wrapNone/>
                <wp:docPr id="12" name="docshape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6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w w:val="103"/>
                                <w:sz w:val="16"/>
                                <w:shd w:val="clear" w:color="auto" w:fill="FFFFFF"/>
                              </w:rPr>
                              <w:t>否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37" o:spid="_x0000_s1026" o:spt="202" type="#_x0000_t202" style="position:absolute;left:0pt;margin-left:470.6pt;margin-top:364.75pt;height:8.3pt;width:9.3pt;mso-position-horizontal-relative:page;z-index:251664384;mso-width-relative:page;mso-height-relative:page;" filled="f" stroked="f" coordsize="21600,21600" o:gfxdata="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N5Ob7jaAAAA&#10;CwEAAA8AAAAAAAAAAQAgAAAAIgAAAGRycy9kb3ducmV2LnhtbFBLAQIUABQAAAAIAIdO4kBFEntC&#10;qQEAAHEDAAAOAAAAAAAAAAEAIAAAACk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6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w w:val="103"/>
                          <w:sz w:val="16"/>
                          <w:shd w:val="clear" w:color="auto" w:fill="FFFFFF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5801360</wp:posOffset>
                </wp:positionH>
                <wp:positionV relativeFrom="paragraph">
                  <wp:posOffset>5738495</wp:posOffset>
                </wp:positionV>
                <wp:extent cx="222250" cy="105410"/>
                <wp:effectExtent l="0" t="0" r="0" b="0"/>
                <wp:wrapNone/>
                <wp:docPr id="10" name="docshape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line="166" w:lineRule="exact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结束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38" o:spid="_x0000_s1026" o:spt="202" type="#_x0000_t202" style="position:absolute;left:0pt;margin-left:456.8pt;margin-top:451.85pt;height:8.3pt;width:17.5pt;mso-position-horizontal-relative:page;z-index:251664384;mso-width-relative:page;mso-height-relative:page;" filled="f" stroked="f" coordsize="21600,21600" o:gfxdata="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MiVgA2QAAAAsB&#10;AAAPAAAAAAAAAAEAIAAAACIAAABkcnMvZG93bnJldi54bWxQSwECFAAUAAAACACHTuJAjumTKqgB&#10;AABx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66" w:lineRule="exact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结束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2728595</wp:posOffset>
                </wp:positionH>
                <wp:positionV relativeFrom="paragraph">
                  <wp:posOffset>4933950</wp:posOffset>
                </wp:positionV>
                <wp:extent cx="900430" cy="150495"/>
                <wp:effectExtent l="0" t="0" r="0" b="0"/>
                <wp:wrapNone/>
                <wp:docPr id="14" name="docshape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23"/>
                              <w:ind w:left="393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应答命令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39" o:spid="_x0000_s1026" o:spt="202" type="#_x0000_t202" style="position:absolute;left:0pt;margin-left:214.85pt;margin-top:388.5pt;height:11.85pt;width:70.9pt;mso-position-horizontal-relative:page;z-index:251665408;mso-width-relative:page;mso-height-relative:page;" filled="f" stroked="f" coordsize="21600,21600" o:gfxdata="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WYRHH2gAA&#10;AAsBAAAPAAAAAAAAAAEAIAAAACIAAABkcnMvZG93bnJldi54bWxQSwECFAAUAAAACACHTuJAGzkt&#10;oqoBAABx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23"/>
                        <w:ind w:left="393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应答命令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5445125</wp:posOffset>
                </wp:positionH>
                <wp:positionV relativeFrom="paragraph">
                  <wp:posOffset>5427980</wp:posOffset>
                </wp:positionV>
                <wp:extent cx="900430" cy="184150"/>
                <wp:effectExtent l="0" t="0" r="0" b="0"/>
                <wp:wrapNone/>
                <wp:docPr id="13" name="docshape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3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下发结束帧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40" o:spid="_x0000_s1026" o:spt="202" type="#_x0000_t202" style="position:absolute;left:0pt;margin-left:428.75pt;margin-top:427.4pt;height:14.5pt;width:70.9pt;mso-position-horizontal-relative:page;z-index:251665408;mso-width-relative:page;mso-height-relative:page;" filled="f" stroked="f" coordsize="21600,21600" o:gfxdata="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AAew72gAA&#10;AAsBAAAPAAAAAAAAAAEAIAAAACIAAABkcnMvZG93bnJldi54bWxQSwECFAAUAAAACACHTuJA+TUS&#10;06oBAABx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44"/>
                        <w:ind w:left="3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下发结束帧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4006850</wp:posOffset>
                </wp:positionH>
                <wp:positionV relativeFrom="paragraph">
                  <wp:posOffset>4572635</wp:posOffset>
                </wp:positionV>
                <wp:extent cx="1078865" cy="325755"/>
                <wp:effectExtent l="0" t="0" r="0" b="0"/>
                <wp:wrapNone/>
                <wp:docPr id="15" name="docshape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53"/>
                              <w:ind w:left="101" w:right="79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下发命令</w:t>
                            </w:r>
                          </w:p>
                          <w:p>
                            <w:pPr>
                              <w:spacing w:before="9"/>
                              <w:ind w:left="102" w:right="79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（读、写、读记录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>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41" o:spid="_x0000_s1026" o:spt="202" type="#_x0000_t202" style="position:absolute;left:0pt;margin-left:315.5pt;margin-top:360.05pt;height:25.65pt;width:84.95pt;mso-position-horizontal-relative:page;z-index:251666432;mso-width-relative:page;mso-height-relative:page;" filled="f" stroked="f" coordsize="21600,21600" o:gfxdata="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as1ks9oA&#10;AAALAQAADwAAAAAAAAABACAAAAAiAAAAZHJzL2Rvd25yZXYueG1sUEsBAhQAFAAAAAgAh07iQE+w&#10;k4erAQAAcgMAAA4AAAAAAAAAAQAgAAAAKQ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53"/>
                        <w:ind w:left="101" w:right="79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下发命令</w:t>
                      </w:r>
                    </w:p>
                    <w:p>
                      <w:pPr>
                        <w:spacing w:before="9"/>
                        <w:ind w:left="102" w:right="79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w w:val="105"/>
                          <w:sz w:val="16"/>
                        </w:rPr>
                        <w:t>（读、写、读记录</w:t>
                      </w:r>
                      <w:r>
                        <w:rPr>
                          <w:spacing w:val="-3"/>
                          <w:w w:val="105"/>
                          <w:sz w:val="16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highlight w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2564765</wp:posOffset>
                </wp:positionH>
                <wp:positionV relativeFrom="paragraph">
                  <wp:posOffset>3639185</wp:posOffset>
                </wp:positionV>
                <wp:extent cx="900430" cy="157480"/>
                <wp:effectExtent l="0" t="0" r="0" b="0"/>
                <wp:wrapNone/>
                <wp:docPr id="16" name="docshape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157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25"/>
                              <w:ind w:left="7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>主动上报数据对象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docshape42" o:spid="_x0000_s1026" o:spt="202" type="#_x0000_t202" style="position:absolute;left:0pt;margin-left:201.95pt;margin-top:286.55pt;height:12.4pt;width:70.9pt;mso-position-horizontal-relative:page;z-index:251666432;mso-width-relative:page;mso-height-relative:page;" filled="f" stroked="f" coordsize="21600,21600" o:gfxdata="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66Adz&#10;2wAAAAsBAAAPAAAAAAAAAAEAIAAAACIAAABkcnMvZG93bnJldi54bWxQSwECFAAUAAAACACHTuJA&#10;dXecOawBAABxAwAADgAAAAAAAAABACAAAAAq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25"/>
                        <w:ind w:left="7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3"/>
                          <w:w w:val="105"/>
                          <w:sz w:val="16"/>
                        </w:rPr>
                        <w:t>主动上报数据对象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eastAsia="宋体" w:cs="Arial"/>
          <w:spacing w:val="-2"/>
          <w:highlight w:val="none"/>
        </w:rPr>
        <w:t>之后终端上报需要上报的数据对象（具体在实际产品方案中定义</w:t>
      </w:r>
      <w:r>
        <w:rPr>
          <w:rFonts w:hint="default" w:ascii="Arial" w:hAnsi="Arial" w:eastAsia="宋体" w:cs="Arial"/>
          <w:spacing w:val="-1"/>
          <w:highlight w:val="none"/>
        </w:rPr>
        <w:t>）。如果主站有其他操作缓存，则</w:t>
      </w:r>
      <w:r>
        <w:rPr>
          <w:rFonts w:hint="default" w:ascii="Arial" w:hAnsi="Arial" w:eastAsia="宋体" w:cs="Arial"/>
          <w:highlight w:val="none"/>
        </w:rPr>
        <w:t>进行交互，交互结束后下发结束帧。当密钥状态（数据对象000EH，随注册帧上报）为“默认”时，本</w:t>
      </w:r>
      <w:r>
        <w:rPr>
          <w:rFonts w:hint="default" w:ascii="Arial" w:hAnsi="Arial" w:eastAsia="宋体" w:cs="Arial"/>
          <w:spacing w:val="-2"/>
          <w:highlight w:val="none"/>
        </w:rPr>
        <w:t>次会话使用默认密钥通信。当密钥状态为“非默认密钥”时，本次会话使用非默认密钥通信。主站可对</w:t>
      </w:r>
      <w:r>
        <w:rPr>
          <w:rFonts w:hint="default" w:ascii="Arial" w:hAnsi="Arial" w:eastAsia="宋体" w:cs="Arial"/>
          <w:highlight w:val="none"/>
        </w:rPr>
        <w:t>终端下发“非默认密钥”，并更新密钥状态</w:t>
      </w:r>
      <w:r>
        <w:rPr>
          <w:rFonts w:hint="eastAsia" w:ascii="Arial" w:hAnsi="Arial" w:cs="Arial"/>
          <w:highlight w:val="none"/>
          <w:lang w:eastAsia="zh-CN"/>
        </w:rPr>
        <w:t>。</w:t>
      </w:r>
    </w:p>
    <w:p>
      <w:pPr>
        <w:spacing w:before="86"/>
        <w:ind w:right="3102"/>
        <w:jc w:val="both"/>
        <w:rPr>
          <w:rFonts w:hint="default" w:ascii="Arial" w:hAnsi="Arial" w:eastAsia="宋体" w:cs="Arial"/>
          <w:sz w:val="19"/>
          <w:highlight w:val="none"/>
        </w:rPr>
      </w:pPr>
    </w:p>
    <w:p>
      <w:pPr>
        <w:pStyle w:val="2"/>
        <w:spacing w:before="1"/>
        <w:rPr>
          <w:rFonts w:hint="eastAsia" w:ascii="Arial" w:hAnsi="Arial" w:cs="Arial"/>
          <w:sz w:val="23"/>
          <w:highlight w:val="red"/>
          <w:lang w:eastAsia="zh-CN"/>
        </w:rPr>
      </w:pPr>
    </w:p>
    <w:p>
      <w:pPr>
        <w:pStyle w:val="2"/>
        <w:spacing w:before="1"/>
        <w:rPr>
          <w:rFonts w:hint="default" w:ascii="Arial" w:hAnsi="Arial" w:eastAsia="宋体" w:cs="Arial"/>
          <w:sz w:val="23"/>
          <w:highlight w:val="none"/>
        </w:rPr>
      </w:pPr>
    </w:p>
    <w:p>
      <w:pPr>
        <w:pStyle w:val="5"/>
        <w:numPr>
          <w:ilvl w:val="0"/>
          <w:numId w:val="9"/>
        </w:numPr>
        <w:tabs>
          <w:tab w:val="left" w:pos="652"/>
          <w:tab w:val="left" w:pos="653"/>
        </w:tabs>
        <w:spacing w:before="1" w:after="0" w:line="240" w:lineRule="auto"/>
        <w:ind w:left="652" w:right="0" w:hanging="422"/>
        <w:jc w:val="left"/>
        <w:outlineLvl w:val="0"/>
        <w:rPr>
          <w:rFonts w:hint="default" w:ascii="Arial" w:hAnsi="Arial" w:eastAsia="宋体" w:cs="Arial"/>
          <w:highlight w:val="none"/>
        </w:rPr>
      </w:pPr>
      <w:bookmarkStart w:id="104" w:name="_bookmark32"/>
      <w:bookmarkEnd w:id="104"/>
      <w:bookmarkStart w:id="105" w:name="_Toc11628"/>
      <w:bookmarkStart w:id="106" w:name="_Toc28718"/>
      <w:bookmarkStart w:id="107" w:name="_Toc8426"/>
      <w:r>
        <w:rPr>
          <w:rFonts w:hint="default" w:ascii="Arial" w:hAnsi="Arial" w:eastAsia="宋体" w:cs="Arial"/>
          <w:spacing w:val="1"/>
          <w:highlight w:val="none"/>
        </w:rPr>
        <w:t>终端厂商自定义数据对象范围</w:t>
      </w:r>
      <w:bookmarkEnd w:id="105"/>
      <w:bookmarkEnd w:id="106"/>
      <w:bookmarkEnd w:id="107"/>
    </w:p>
    <w:p>
      <w:pPr>
        <w:pStyle w:val="2"/>
        <w:rPr>
          <w:rFonts w:hint="default" w:ascii="Arial" w:hAnsi="Arial" w:eastAsia="宋体" w:cs="Arial"/>
          <w:b/>
          <w:sz w:val="20"/>
          <w:highlight w:val="none"/>
        </w:rPr>
      </w:pPr>
    </w:p>
    <w:p>
      <w:pPr>
        <w:pStyle w:val="2"/>
        <w:spacing w:before="2"/>
        <w:rPr>
          <w:rFonts w:hint="default" w:ascii="Arial" w:hAnsi="Arial" w:eastAsia="宋体" w:cs="Arial"/>
          <w:b/>
          <w:sz w:val="10"/>
          <w:highlight w:val="none"/>
        </w:rPr>
      </w:pPr>
    </w:p>
    <w:p>
      <w:pPr>
        <w:pStyle w:val="2"/>
        <w:spacing w:before="1" w:line="295" w:lineRule="auto"/>
        <w:ind w:left="231" w:right="611" w:firstLine="420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数据对象ID从A000H~AFFFH为厂商自定义数据对象域。该范围内的数据对象内容由终端厂商根据指定型号进行定义。不同终端厂商、型号之间可以不同。但同一厂商的相同表型内容定义必须相同。</w:t>
      </w:r>
    </w:p>
    <w:p>
      <w:pPr>
        <w:pStyle w:val="2"/>
        <w:rPr>
          <w:rFonts w:hint="default" w:ascii="Arial" w:hAnsi="Arial" w:eastAsia="宋体" w:cs="Arial"/>
          <w:sz w:val="22"/>
          <w:highlight w:val="none"/>
        </w:rPr>
      </w:pPr>
      <w:bookmarkStart w:id="108" w:name="_bookmark35"/>
      <w:bookmarkEnd w:id="108"/>
      <w:bookmarkStart w:id="109" w:name="_bookmark33"/>
      <w:bookmarkEnd w:id="109"/>
    </w:p>
    <w:p>
      <w:pPr>
        <w:pStyle w:val="2"/>
        <w:spacing w:before="7"/>
        <w:rPr>
          <w:rFonts w:hint="default" w:ascii="Arial" w:hAnsi="Arial" w:eastAsia="宋体" w:cs="Arial"/>
          <w:sz w:val="18"/>
          <w:highlight w:val="none"/>
        </w:rPr>
      </w:pPr>
    </w:p>
    <w:p>
      <w:pPr>
        <w:pStyle w:val="2"/>
        <w:rPr>
          <w:rFonts w:hint="default" w:ascii="Arial" w:hAnsi="Arial" w:eastAsia="宋体" w:cs="Arial"/>
          <w:sz w:val="22"/>
          <w:highlight w:val="none"/>
        </w:rPr>
      </w:pPr>
      <w:bookmarkStart w:id="110" w:name="_bookmark36"/>
      <w:bookmarkEnd w:id="110"/>
      <w:bookmarkStart w:id="111" w:name="_Toc17723"/>
    </w:p>
    <w:p>
      <w:pPr>
        <w:pStyle w:val="2"/>
        <w:spacing w:before="7"/>
        <w:rPr>
          <w:rFonts w:hint="default" w:ascii="Arial" w:hAnsi="Arial" w:eastAsia="宋体" w:cs="Arial"/>
          <w:sz w:val="18"/>
          <w:highlight w:val="none"/>
        </w:rPr>
      </w:pPr>
    </w:p>
    <w:p>
      <w:pPr>
        <w:pStyle w:val="5"/>
        <w:numPr>
          <w:ilvl w:val="0"/>
          <w:numId w:val="9"/>
        </w:numPr>
        <w:tabs>
          <w:tab w:val="left" w:pos="652"/>
          <w:tab w:val="left" w:pos="653"/>
        </w:tabs>
        <w:spacing w:before="0" w:after="0" w:line="240" w:lineRule="auto"/>
        <w:ind w:left="652" w:right="0" w:hanging="422"/>
        <w:jc w:val="left"/>
        <w:outlineLvl w:val="0"/>
        <w:rPr>
          <w:rFonts w:hint="default" w:ascii="Arial" w:hAnsi="Arial" w:eastAsia="宋体" w:cs="Arial"/>
          <w:highlight w:val="none"/>
        </w:rPr>
      </w:pPr>
      <w:bookmarkStart w:id="112" w:name="_Toc27158"/>
      <w:bookmarkStart w:id="113" w:name="_Toc19386"/>
      <w:r>
        <w:rPr>
          <w:rFonts w:hint="default" w:ascii="Arial" w:hAnsi="Arial" w:eastAsia="宋体" w:cs="Arial"/>
          <w:spacing w:val="6"/>
          <w:highlight w:val="none"/>
        </w:rPr>
        <w:t>应用协议版本</w:t>
      </w:r>
      <w:bookmarkEnd w:id="111"/>
      <w:bookmarkEnd w:id="112"/>
      <w:bookmarkEnd w:id="113"/>
    </w:p>
    <w:p>
      <w:pPr>
        <w:pStyle w:val="2"/>
        <w:rPr>
          <w:rFonts w:hint="default" w:ascii="Arial" w:hAnsi="Arial" w:eastAsia="宋体" w:cs="Arial"/>
          <w:b/>
          <w:sz w:val="20"/>
          <w:highlight w:val="none"/>
        </w:rPr>
      </w:pPr>
    </w:p>
    <w:p>
      <w:pPr>
        <w:pStyle w:val="2"/>
        <w:spacing w:before="2"/>
        <w:rPr>
          <w:rFonts w:hint="default" w:ascii="Arial" w:hAnsi="Arial" w:eastAsia="宋体" w:cs="Arial"/>
          <w:b/>
          <w:sz w:val="10"/>
          <w:highlight w:val="none"/>
        </w:rPr>
      </w:pPr>
    </w:p>
    <w:p>
      <w:pPr>
        <w:pStyle w:val="2"/>
        <w:spacing w:before="1" w:line="280" w:lineRule="auto"/>
        <w:ind w:left="652" w:right="5345"/>
        <w:rPr>
          <w:rFonts w:hint="default" w:ascii="Arial" w:hAnsi="Arial" w:eastAsia="宋体" w:cs="Arial"/>
          <w:highlight w:val="none"/>
        </w:rPr>
        <w:sectPr>
          <w:pgSz w:w="11910" w:h="16850"/>
          <w:pgMar w:top="1660" w:right="520" w:bottom="1340" w:left="1180" w:header="1434" w:footer="1156" w:gutter="0"/>
          <w:cols w:space="720" w:num="1"/>
        </w:sectPr>
      </w:pPr>
      <w:r>
        <w:rPr>
          <w:rFonts w:hint="default" w:ascii="Arial" w:hAnsi="Arial" w:eastAsia="宋体" w:cs="Arial"/>
          <w:highlight w:val="none"/>
        </w:rPr>
        <w:t>“应用协议版本”用于说明协议的应用场景。</w:t>
      </w:r>
    </w:p>
    <w:p>
      <w:pPr>
        <w:pStyle w:val="4"/>
        <w:spacing w:before="67" w:line="304" w:lineRule="exact"/>
        <w:ind w:left="4286" w:right="4930"/>
        <w:jc w:val="center"/>
        <w:outlineLvl w:val="0"/>
        <w:rPr>
          <w:rFonts w:hint="default" w:ascii="Arial" w:hAnsi="Arial" w:eastAsia="宋体" w:cs="Arial"/>
          <w:highlight w:val="none"/>
        </w:rPr>
      </w:pPr>
      <w:bookmarkStart w:id="114" w:name="_Toc29569"/>
      <w:bookmarkStart w:id="115" w:name="_Toc18108"/>
      <w:bookmarkStart w:id="116" w:name="_Toc4364"/>
      <w:r>
        <w:rPr>
          <w:rFonts w:hint="default" w:ascii="Arial" w:hAnsi="Arial" w:eastAsia="宋体" w:cs="Arial"/>
          <w:spacing w:val="-9"/>
          <w:w w:val="95"/>
          <w:highlight w:val="none"/>
        </w:rPr>
        <w:t xml:space="preserve">附录 </w:t>
      </w:r>
      <w:r>
        <w:rPr>
          <w:rFonts w:hint="default" w:ascii="Arial" w:hAnsi="Arial" w:eastAsia="宋体" w:cs="Arial"/>
          <w:w w:val="95"/>
          <w:highlight w:val="none"/>
        </w:rPr>
        <w:t>A</w:t>
      </w:r>
      <w:bookmarkEnd w:id="114"/>
      <w:bookmarkEnd w:id="115"/>
      <w:bookmarkEnd w:id="116"/>
    </w:p>
    <w:p>
      <w:pPr>
        <w:spacing w:before="0" w:line="247" w:lineRule="auto"/>
        <w:ind w:left="3941" w:right="4582" w:firstLine="0"/>
        <w:jc w:val="center"/>
        <w:rPr>
          <w:rFonts w:hint="default"/>
        </w:rPr>
      </w:pPr>
      <w:r>
        <w:rPr>
          <w:rFonts w:hint="default" w:ascii="Arial" w:hAnsi="Arial" w:eastAsia="宋体" w:cs="Arial"/>
          <w:sz w:val="24"/>
          <w:highlight w:val="none"/>
        </w:rPr>
        <w:t>（规范性附录）</w:t>
      </w:r>
      <w:r>
        <w:rPr>
          <w:rFonts w:hint="default" w:ascii="Arial" w:hAnsi="Arial" w:eastAsia="宋体" w:cs="Arial"/>
          <w:spacing w:val="-117"/>
          <w:sz w:val="24"/>
          <w:highlight w:val="none"/>
        </w:rPr>
        <w:t xml:space="preserve"> </w:t>
      </w:r>
      <w:r>
        <w:rPr>
          <w:rFonts w:hint="default" w:ascii="Arial" w:hAnsi="Arial" w:eastAsia="宋体" w:cs="Arial"/>
          <w:sz w:val="24"/>
          <w:highlight w:val="none"/>
        </w:rPr>
        <w:t>数据对象定义</w:t>
      </w:r>
    </w:p>
    <w:p>
      <w:pPr>
        <w:pStyle w:val="5"/>
        <w:bidi w:val="0"/>
        <w:rPr>
          <w:rFonts w:hint="default"/>
          <w:sz w:val="18"/>
          <w:szCs w:val="18"/>
        </w:rPr>
      </w:pPr>
      <w:bookmarkStart w:id="117" w:name="_bookmark38"/>
      <w:bookmarkEnd w:id="117"/>
      <w:r>
        <w:rPr>
          <w:rFonts w:hint="eastAsia" w:eastAsia="宋体"/>
          <w:sz w:val="18"/>
          <w:szCs w:val="18"/>
          <w:lang w:val="en-US" w:eastAsia="zh-CN"/>
        </w:rPr>
        <w:t>A.1</w:t>
      </w:r>
      <w:r>
        <w:rPr>
          <w:rFonts w:hint="default"/>
          <w:sz w:val="18"/>
          <w:szCs w:val="18"/>
        </w:rPr>
        <w:t>状态数据</w:t>
      </w:r>
    </w:p>
    <w:p>
      <w:pPr>
        <w:pStyle w:val="2"/>
        <w:rPr>
          <w:rFonts w:hint="default" w:ascii="Arial" w:hAnsi="Arial" w:eastAsia="宋体" w:cs="Arial"/>
          <w:sz w:val="27"/>
          <w:highlight w:val="none"/>
        </w:rPr>
      </w:pPr>
    </w:p>
    <w:p>
      <w:pPr>
        <w:pStyle w:val="2"/>
        <w:spacing w:before="1" w:line="280" w:lineRule="auto"/>
        <w:ind w:left="622" w:right="1279" w:firstLine="420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状态数据数据上报、读、写格式相同。读请求数据域没有数据。写请求应答2字节错误码（参考“</w:t>
      </w:r>
      <w:r>
        <w:rPr>
          <w:rFonts w:hint="default" w:ascii="Arial" w:hAnsi="Arial" w:eastAsia="宋体" w:cs="Arial"/>
          <w:highlight w:val="none"/>
        </w:rPr>
        <w:fldChar w:fldCharType="begin"/>
      </w:r>
      <w:r>
        <w:rPr>
          <w:rFonts w:hint="default" w:ascii="Arial" w:hAnsi="Arial" w:eastAsia="宋体" w:cs="Arial"/>
          <w:highlight w:val="none"/>
        </w:rPr>
        <w:instrText xml:space="preserve"> HYPERLINK \l "_bookmark35" </w:instrText>
      </w:r>
      <w:r>
        <w:rPr>
          <w:rFonts w:hint="default" w:ascii="Arial" w:hAnsi="Arial" w:eastAsia="宋体" w:cs="Arial"/>
          <w:highlight w:val="none"/>
        </w:rPr>
        <w:fldChar w:fldCharType="separate"/>
      </w:r>
      <w:r>
        <w:rPr>
          <w:rFonts w:hint="default" w:ascii="Arial" w:hAnsi="Arial" w:eastAsia="宋体" w:cs="Arial"/>
          <w:highlight w:val="none"/>
        </w:rPr>
        <w:t>错误码</w:t>
      </w:r>
      <w:r>
        <w:rPr>
          <w:rFonts w:hint="default" w:ascii="Arial" w:hAnsi="Arial" w:eastAsia="宋体" w:cs="Arial"/>
          <w:highlight w:val="none"/>
        </w:rPr>
        <w:fldChar w:fldCharType="end"/>
      </w:r>
      <w:r>
        <w:rPr>
          <w:rFonts w:hint="default" w:ascii="Arial" w:hAnsi="Arial" w:eastAsia="宋体" w:cs="Arial"/>
          <w:highlight w:val="none"/>
        </w:rPr>
        <w:t>”一节)。是否支持读写在表格中“读写”字段说明。</w:t>
      </w:r>
    </w:p>
    <w:p>
      <w:pPr>
        <w:spacing w:before="171"/>
        <w:ind w:left="2448" w:right="3103" w:firstLine="0"/>
        <w:jc w:val="center"/>
        <w:rPr>
          <w:rFonts w:hint="default"/>
        </w:rPr>
      </w:pPr>
      <w:r>
        <w:rPr>
          <w:rFonts w:hint="default" w:ascii="Arial" w:hAnsi="Arial" w:eastAsia="宋体" w:cs="Arial"/>
          <w:spacing w:val="-10"/>
          <w:sz w:val="19"/>
          <w:highlight w:val="none"/>
        </w:rPr>
        <w:t xml:space="preserve">表 </w:t>
      </w:r>
      <w:r>
        <w:rPr>
          <w:rFonts w:hint="default" w:ascii="Arial" w:hAnsi="Arial" w:eastAsia="宋体" w:cs="Arial"/>
          <w:sz w:val="19"/>
          <w:highlight w:val="none"/>
        </w:rPr>
        <w:t>A.1.1</w:t>
      </w:r>
      <w:r>
        <w:rPr>
          <w:rFonts w:hint="default" w:ascii="Arial" w:hAnsi="Arial" w:eastAsia="宋体" w:cs="Arial"/>
          <w:spacing w:val="75"/>
          <w:sz w:val="19"/>
          <w:highlight w:val="none"/>
        </w:rPr>
        <w:t xml:space="preserve"> </w:t>
      </w:r>
      <w:r>
        <w:rPr>
          <w:rFonts w:hint="default" w:ascii="Arial" w:hAnsi="Arial" w:eastAsia="宋体" w:cs="Arial"/>
          <w:spacing w:val="15"/>
          <w:sz w:val="19"/>
          <w:highlight w:val="none"/>
        </w:rPr>
        <w:t>状态数据对象</w:t>
      </w:r>
    </w:p>
    <w:tbl>
      <w:tblPr>
        <w:tblStyle w:val="13"/>
        <w:tblW w:w="1010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8"/>
        <w:gridCol w:w="1946"/>
        <w:gridCol w:w="556"/>
        <w:gridCol w:w="450"/>
        <w:gridCol w:w="390"/>
        <w:gridCol w:w="1"/>
        <w:gridCol w:w="4624"/>
        <w:gridCol w:w="525"/>
        <w:gridCol w:w="525"/>
        <w:gridCol w:w="3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613" w:hRule="atLeast"/>
          <w:jc w:val="center"/>
        </w:trPr>
        <w:tc>
          <w:tcPr>
            <w:tcW w:w="1088" w:type="dxa"/>
            <w:tcBorders>
              <w:bottom w:val="single" w:color="000000" w:sz="8" w:space="0"/>
            </w:tcBorders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1946" w:type="dxa"/>
            <w:tcBorders>
              <w:bottom w:val="single" w:color="000000" w:sz="8" w:space="0"/>
            </w:tcBorders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数据对象名称</w:t>
            </w:r>
          </w:p>
        </w:tc>
        <w:tc>
          <w:tcPr>
            <w:tcW w:w="556" w:type="dxa"/>
            <w:tcBorders>
              <w:bottom w:val="single" w:color="000000" w:sz="8" w:space="0"/>
            </w:tcBorders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读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写</w:t>
            </w:r>
          </w:p>
        </w:tc>
        <w:tc>
          <w:tcPr>
            <w:tcW w:w="840" w:type="dxa"/>
            <w:gridSpan w:val="2"/>
            <w:tcBorders>
              <w:bottom w:val="single" w:color="000000" w:sz="8" w:space="0"/>
            </w:tcBorders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长度</w:t>
            </w:r>
          </w:p>
        </w:tc>
        <w:tc>
          <w:tcPr>
            <w:tcW w:w="4625" w:type="dxa"/>
            <w:gridSpan w:val="2"/>
            <w:tcBorders>
              <w:bottom w:val="single" w:color="000000" w:sz="8" w:space="0"/>
            </w:tcBorders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内容</w:t>
            </w:r>
          </w:p>
        </w:tc>
        <w:tc>
          <w:tcPr>
            <w:tcW w:w="525" w:type="dxa"/>
            <w:tcBorders>
              <w:bottom w:val="single" w:color="000000" w:sz="8" w:space="0"/>
            </w:tcBorders>
            <w:shd w:val="clear" w:color="auto" w:fill="D7D7D7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写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加密</w:t>
            </w:r>
          </w:p>
        </w:tc>
        <w:tc>
          <w:tcPr>
            <w:tcW w:w="525" w:type="dxa"/>
            <w:tcBorders>
              <w:bottom w:val="single" w:color="000000" w:sz="8" w:space="0"/>
            </w:tcBorders>
            <w:shd w:val="clear" w:color="auto" w:fill="D7D7D7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</w:t>
            </w:r>
          </w:p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加密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1243" w:hRule="atLeast"/>
          <w:jc w:val="center"/>
        </w:trPr>
        <w:tc>
          <w:tcPr>
            <w:tcW w:w="1088" w:type="dxa"/>
            <w:tcBorders>
              <w:top w:val="single" w:color="000000" w:sz="8" w:space="0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0001H</w:t>
            </w:r>
          </w:p>
        </w:tc>
        <w:tc>
          <w:tcPr>
            <w:tcW w:w="1946" w:type="dxa"/>
            <w:tcBorders>
              <w:top w:val="single" w:color="000000" w:sz="8" w:space="0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阀门控制状态</w:t>
            </w:r>
          </w:p>
        </w:tc>
        <w:tc>
          <w:tcPr>
            <w:tcW w:w="556" w:type="dxa"/>
            <w:tcBorders>
              <w:top w:val="single" w:color="000000" w:sz="8" w:space="0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840" w:type="dxa"/>
            <w:gridSpan w:val="2"/>
            <w:tcBorders>
              <w:top w:val="single" w:color="000000" w:sz="8" w:space="0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5" w:type="dxa"/>
            <w:gridSpan w:val="2"/>
            <w:tcBorders>
              <w:top w:val="single" w:color="000000" w:sz="8" w:space="0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对于没有阀门的产品，该数据对象内容为0，且不允许写操作。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阀门状态(0——</w:t>
            </w:r>
            <w:r>
              <w:rPr>
                <w:rFonts w:hint="eastAsia"/>
                <w:lang w:val="en-US" w:eastAsia="zh-CN"/>
              </w:rPr>
              <w:t>开阀、</w:t>
            </w:r>
            <w:r>
              <w:rPr>
                <w:rFonts w:hint="default"/>
              </w:rPr>
              <w:t>解锁；1——关阀门；2——关阀门并锁定）</w:t>
            </w:r>
          </w:p>
        </w:tc>
        <w:tc>
          <w:tcPr>
            <w:tcW w:w="525" w:type="dxa"/>
            <w:tcBorders>
              <w:top w:val="single" w:color="000000" w:sz="8" w:space="0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525" w:type="dxa"/>
            <w:tcBorders>
              <w:top w:val="single" w:color="000000" w:sz="8" w:space="0"/>
            </w:tcBorders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30" w:hRule="atLeast"/>
          <w:jc w:val="center"/>
        </w:trPr>
        <w:tc>
          <w:tcPr>
            <w:tcW w:w="1088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0002H</w:t>
            </w:r>
          </w:p>
        </w:tc>
        <w:tc>
          <w:tcPr>
            <w:tcW w:w="1946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时钟</w:t>
            </w:r>
          </w:p>
        </w:tc>
        <w:tc>
          <w:tcPr>
            <w:tcW w:w="556" w:type="dxa"/>
            <w:vMerge w:val="restart"/>
          </w:tcPr>
          <w:p>
            <w:pPr>
              <w:bidi w:val="0"/>
              <w:ind w:firstLine="0" w:firstLineChars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450" w:type="dxa"/>
            <w:vMerge w:val="restart"/>
          </w:tcPr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39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年，BCD码，00H~99H代表2000~2099</w:t>
            </w:r>
          </w:p>
        </w:tc>
        <w:tc>
          <w:tcPr>
            <w:tcW w:w="525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525" w:type="dxa"/>
            <w:vMerge w:val="restart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15" w:hRule="atLeast"/>
          <w:jc w:val="center"/>
        </w:trPr>
        <w:tc>
          <w:tcPr>
            <w:tcW w:w="1088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94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5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50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9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月，BCD码，01H~12H代表1月~12月</w:t>
            </w:r>
          </w:p>
        </w:tc>
        <w:tc>
          <w:tcPr>
            <w:tcW w:w="525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25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15" w:hRule="atLeast"/>
          <w:jc w:val="center"/>
        </w:trPr>
        <w:tc>
          <w:tcPr>
            <w:tcW w:w="1088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94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5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50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9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日，BCD码，01H~31H代表1号~31号</w:t>
            </w:r>
          </w:p>
        </w:tc>
        <w:tc>
          <w:tcPr>
            <w:tcW w:w="525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25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15" w:hRule="atLeast"/>
          <w:jc w:val="center"/>
        </w:trPr>
        <w:tc>
          <w:tcPr>
            <w:tcW w:w="1088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94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5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50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9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时，BCD码，0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</w:rPr>
              <w:t>H~23H代表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</w:rPr>
              <w:t>点~23点</w:t>
            </w:r>
          </w:p>
        </w:tc>
        <w:tc>
          <w:tcPr>
            <w:tcW w:w="525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25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30" w:hRule="atLeast"/>
          <w:jc w:val="center"/>
        </w:trPr>
        <w:tc>
          <w:tcPr>
            <w:tcW w:w="1088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94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5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50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9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分，BCD码，0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</w:rPr>
              <w:t>H~59H代表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</w:rPr>
              <w:t>分~59分</w:t>
            </w:r>
          </w:p>
        </w:tc>
        <w:tc>
          <w:tcPr>
            <w:tcW w:w="525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25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15" w:hRule="atLeast"/>
          <w:jc w:val="center"/>
        </w:trPr>
        <w:tc>
          <w:tcPr>
            <w:tcW w:w="1088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94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5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50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9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秒，BCD码，0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</w:rPr>
              <w:t>H~59H代表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</w:rPr>
              <w:t>秒~59秒</w:t>
            </w:r>
          </w:p>
        </w:tc>
        <w:tc>
          <w:tcPr>
            <w:tcW w:w="525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25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01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0003H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当前</w:t>
            </w:r>
            <w:r>
              <w:rPr>
                <w:rFonts w:hint="eastAsia"/>
                <w:lang w:val="en-US" w:eastAsia="zh-CN"/>
              </w:rPr>
              <w:t>累积</w:t>
            </w:r>
            <w:r>
              <w:rPr>
                <w:rFonts w:hint="default"/>
              </w:rPr>
              <w:t>量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无符号整数（HEX），单位 0.001m3 。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00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0004H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主电电压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无符号整数（HEX），单位0.001V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15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0005H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主电电量百分比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无符号整数（HEX）0~100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00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0006H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备电电压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无符号整数（HEX），单位0.001V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15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0007H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备电电量百分比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无符号整数（HEX）0~100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00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0008H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预留量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无符号整数，单位0.001m3。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615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0009H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剩余气量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有符号整数，单位0.001m3。仅当是气量表时有意义。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60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000AH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透支状态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0——非透支；1——透支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00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000BH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终端状态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表A.1.2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00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000CH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通信随机码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随机数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315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000DH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单价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无符号整数（HEX），单位0.0001元。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615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000EH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开户</w:t>
            </w:r>
            <w:r>
              <w:rPr>
                <w:rFonts w:hint="default"/>
              </w:rPr>
              <w:t>状态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840" w:type="dxa"/>
            <w:gridSpan w:val="2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5" w:type="dxa"/>
            <w:gridSpan w:val="2"/>
          </w:tcPr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</w:rPr>
              <w:t>无符号整数（HEX）。0-</w:t>
            </w:r>
            <w:r>
              <w:rPr>
                <w:rFonts w:hint="eastAsia"/>
                <w:lang w:val="en-US" w:eastAsia="zh-CN"/>
              </w:rPr>
              <w:t>未开户</w:t>
            </w:r>
            <w:r>
              <w:rPr>
                <w:rFonts w:hint="default"/>
              </w:rPr>
              <w:t>；1-</w:t>
            </w:r>
            <w:r>
              <w:rPr>
                <w:rFonts w:hint="eastAsia"/>
                <w:lang w:val="en-US" w:eastAsia="zh-CN"/>
              </w:rPr>
              <w:t>开户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000FH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剩余金额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841" w:type="dxa"/>
            <w:gridSpan w:val="3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62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有符号整数（HEX），单位0.01元。仅当时金额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表时有效。</w:t>
            </w:r>
          </w:p>
        </w:tc>
        <w:tc>
          <w:tcPr>
            <w:tcW w:w="525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528" w:type="dxa"/>
            <w:gridSpan w:val="2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>
      <w:pPr>
        <w:bidi w:val="0"/>
        <w:rPr>
          <w:rFonts w:hint="default"/>
        </w:rPr>
      </w:pPr>
    </w:p>
    <w:p>
      <w:pPr>
        <w:spacing w:before="171"/>
        <w:ind w:left="2448" w:right="3103" w:firstLine="0"/>
        <w:jc w:val="center"/>
        <w:rPr>
          <w:rFonts w:hint="default" w:ascii="Arial" w:hAnsi="Arial" w:eastAsia="宋体" w:cs="Arial"/>
          <w:spacing w:val="-10"/>
          <w:sz w:val="19"/>
          <w:highlight w:val="none"/>
        </w:rPr>
      </w:pPr>
      <w:r>
        <w:rPr>
          <w:rFonts w:hint="default" w:ascii="Arial" w:hAnsi="Arial" w:eastAsia="宋体" w:cs="Arial"/>
          <w:spacing w:val="-10"/>
          <w:sz w:val="19"/>
          <w:highlight w:val="none"/>
        </w:rPr>
        <w:t>表 A.1.1 状态数据对象（续）</w:t>
      </w:r>
    </w:p>
    <w:tbl>
      <w:tblPr>
        <w:tblStyle w:val="13"/>
        <w:tblW w:w="10109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8"/>
        <w:gridCol w:w="1946"/>
        <w:gridCol w:w="556"/>
        <w:gridCol w:w="841"/>
        <w:gridCol w:w="4626"/>
        <w:gridCol w:w="526"/>
        <w:gridCol w:w="52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  <w:jc w:val="center"/>
        </w:trPr>
        <w:tc>
          <w:tcPr>
            <w:tcW w:w="1088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1946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数据对象名称</w:t>
            </w:r>
          </w:p>
        </w:tc>
        <w:tc>
          <w:tcPr>
            <w:tcW w:w="556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读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写</w:t>
            </w:r>
          </w:p>
        </w:tc>
        <w:tc>
          <w:tcPr>
            <w:tcW w:w="841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长度</w:t>
            </w:r>
          </w:p>
        </w:tc>
        <w:tc>
          <w:tcPr>
            <w:tcW w:w="4626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内容</w:t>
            </w:r>
          </w:p>
        </w:tc>
        <w:tc>
          <w:tcPr>
            <w:tcW w:w="526" w:type="dxa"/>
            <w:shd w:val="clear" w:color="auto" w:fill="D7D7D7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写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加密</w:t>
            </w:r>
          </w:p>
        </w:tc>
        <w:tc>
          <w:tcPr>
            <w:tcW w:w="526" w:type="dxa"/>
            <w:shd w:val="clear" w:color="auto" w:fill="D7D7D7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</w:t>
            </w:r>
          </w:p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加密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0010H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余量状态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84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6" w:type="dxa"/>
          </w:tcPr>
          <w:p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default"/>
              </w:rPr>
              <w:t>0--余量正常；1--余量不足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余量可表示剩余金额，也可表示剩余气量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088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0011H</w:t>
            </w:r>
          </w:p>
        </w:tc>
        <w:tc>
          <w:tcPr>
            <w:tcW w:w="1946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NB网络信号强度</w:t>
            </w:r>
          </w:p>
        </w:tc>
        <w:tc>
          <w:tcPr>
            <w:tcW w:w="556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6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RSRP。有符号整数（HEX），单位dBm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088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94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56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84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6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SNR。有符号整数（HEX）,单位dB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0013H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ECL覆盖等级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有符号整数 (HEX)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0014H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CellId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46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BCD码，最多12位，不足高位补0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0015H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REAL_NEARFCN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6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实际接入频点,无符号整数（HEX）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0016H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IMEI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46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模组IMEI号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0017H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模组固件版本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46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最大20字节字符，不足后补数值0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0018H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模组型号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46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最大10字节字符，不足后补数值0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088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001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</w:rPr>
              <w:t>H</w:t>
            </w:r>
          </w:p>
        </w:tc>
        <w:tc>
          <w:tcPr>
            <w:tcW w:w="194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表具型号</w:t>
            </w:r>
          </w:p>
        </w:tc>
        <w:tc>
          <w:tcPr>
            <w:tcW w:w="556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1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0--未定义，1—G1.6,2—G2.5，3—G4,4—G6，5—G10,6—G16,7—G25,8—G40，9—G4W，10—G6W，11—G10W，12—G16W，13—G40W</w:t>
            </w:r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088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</w:rPr>
            </w:pPr>
            <w:r>
              <w:rPr>
                <w:rFonts w:hint="default"/>
              </w:rPr>
              <w:t>00</w:t>
            </w:r>
            <w:r>
              <w:rPr>
                <w:rFonts w:hint="eastAsia"/>
                <w:lang w:val="en-US" w:eastAsia="zh-CN"/>
              </w:rPr>
              <w:t>1A</w:t>
            </w:r>
            <w:r>
              <w:rPr>
                <w:rFonts w:hint="default"/>
              </w:rPr>
              <w:t>H</w:t>
            </w:r>
          </w:p>
        </w:tc>
        <w:tc>
          <w:tcPr>
            <w:tcW w:w="194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秘钥</w:t>
            </w:r>
            <w:r>
              <w:rPr>
                <w:rFonts w:hint="default"/>
              </w:rPr>
              <w:t>状态</w:t>
            </w:r>
          </w:p>
        </w:tc>
        <w:tc>
          <w:tcPr>
            <w:tcW w:w="5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841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626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无符号整数（HEX）。0-</w:t>
            </w:r>
            <w:r>
              <w:rPr>
                <w:rFonts w:hint="eastAsia"/>
                <w:lang w:val="en-US" w:eastAsia="zh-CN"/>
              </w:rPr>
              <w:t>默认秘钥</w:t>
            </w:r>
            <w:r>
              <w:rPr>
                <w:rFonts w:hint="default"/>
              </w:rPr>
              <w:t>；1-</w:t>
            </w:r>
            <w:r>
              <w:rPr>
                <w:rFonts w:hint="eastAsia"/>
                <w:lang w:val="en-US" w:eastAsia="zh-CN"/>
              </w:rPr>
              <w:t>客户秘钥</w:t>
            </w:r>
          </w:p>
        </w:tc>
        <w:tc>
          <w:tcPr>
            <w:tcW w:w="526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52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  <w:jc w:val="center"/>
        </w:trPr>
        <w:tc>
          <w:tcPr>
            <w:tcW w:w="1088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0100H</w:t>
            </w:r>
          </w:p>
        </w:tc>
        <w:tc>
          <w:tcPr>
            <w:tcW w:w="194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厂商自定义终端状态</w:t>
            </w:r>
          </w:p>
        </w:tc>
        <w:tc>
          <w:tcPr>
            <w:tcW w:w="5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84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6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不同厂商、不同型号的表可以定义不同的内容。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这部分内容不在本文档中规定。但同一厂商的相同表型内容定义必须相同。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  <w:jc w:val="center"/>
        </w:trPr>
        <w:tc>
          <w:tcPr>
            <w:tcW w:w="1088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0101H</w:t>
            </w:r>
          </w:p>
        </w:tc>
        <w:tc>
          <w:tcPr>
            <w:tcW w:w="194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当前工况累积量</w:t>
            </w:r>
          </w:p>
        </w:tc>
        <w:tc>
          <w:tcPr>
            <w:tcW w:w="55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841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62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无符号整数（HEX），数值扩大1000倍用于保留3位小数。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  <w:jc w:val="center"/>
        </w:trPr>
        <w:tc>
          <w:tcPr>
            <w:tcW w:w="1088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0102H</w:t>
            </w:r>
          </w:p>
        </w:tc>
        <w:tc>
          <w:tcPr>
            <w:tcW w:w="194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当前标况累积量</w:t>
            </w:r>
          </w:p>
        </w:tc>
        <w:tc>
          <w:tcPr>
            <w:tcW w:w="55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841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62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无符号整数（HEX），数值扩大1000倍用于保留3位小数。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1088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0103H</w:t>
            </w:r>
          </w:p>
        </w:tc>
        <w:tc>
          <w:tcPr>
            <w:tcW w:w="194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当前声速</w:t>
            </w:r>
          </w:p>
        </w:tc>
        <w:tc>
          <w:tcPr>
            <w:tcW w:w="55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841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62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有符号整数（HEX），数值扩大10倍用于保留1位小数。0x7FFF表示</w:t>
            </w:r>
            <w:r>
              <w:rPr>
                <w:rFonts w:hint="eastAsia"/>
                <w:lang w:val="en-US" w:eastAsia="zh-CN"/>
              </w:rPr>
              <w:t>声速</w:t>
            </w:r>
            <w:r>
              <w:rPr>
                <w:rFonts w:hint="eastAsia"/>
              </w:rPr>
              <w:t>异常；</w:t>
            </w:r>
            <w:r>
              <w:rPr>
                <w:rFonts w:hint="eastAsia"/>
                <w:lang w:eastAsia="zh-CN"/>
              </w:rPr>
              <w:t>单位：</w:t>
            </w:r>
            <w:r>
              <w:rPr>
                <w:rFonts w:hint="eastAsia"/>
                <w:lang w:val="en-US" w:eastAsia="zh-CN"/>
              </w:rPr>
              <w:t>m/s；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  <w:jc w:val="center"/>
        </w:trPr>
        <w:tc>
          <w:tcPr>
            <w:tcW w:w="1088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0104H</w:t>
            </w:r>
          </w:p>
        </w:tc>
        <w:tc>
          <w:tcPr>
            <w:tcW w:w="194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当前温度</w:t>
            </w:r>
          </w:p>
        </w:tc>
        <w:tc>
          <w:tcPr>
            <w:tcW w:w="55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841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62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有符号整数（HEX），数值扩大100倍用于保留2位小数。0x7FFF表示温度异常；</w:t>
            </w:r>
            <w:r>
              <w:rPr>
                <w:rFonts w:hint="eastAsia"/>
                <w:lang w:eastAsia="zh-CN"/>
              </w:rPr>
              <w:t>单位：℃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  <w:jc w:val="center"/>
        </w:trPr>
        <w:tc>
          <w:tcPr>
            <w:tcW w:w="1088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0105H</w:t>
            </w:r>
          </w:p>
        </w:tc>
        <w:tc>
          <w:tcPr>
            <w:tcW w:w="194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当前压力</w:t>
            </w:r>
          </w:p>
        </w:tc>
        <w:tc>
          <w:tcPr>
            <w:tcW w:w="55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841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62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无符号整数（HEX），数值扩大1000倍用于保留3位小数。0x</w:t>
            </w:r>
            <w:r>
              <w:rPr>
                <w:rFonts w:hint="eastAsia"/>
                <w:lang w:val="en-US" w:eastAsia="zh-CN"/>
              </w:rPr>
              <w:t>FFFFF</w:t>
            </w:r>
            <w:r>
              <w:rPr>
                <w:rFonts w:hint="eastAsia"/>
              </w:rPr>
              <w:t>FFF表示</w:t>
            </w:r>
            <w:r>
              <w:rPr>
                <w:rFonts w:hint="eastAsia"/>
                <w:lang w:eastAsia="zh-CN"/>
              </w:rPr>
              <w:t>压力</w:t>
            </w:r>
            <w:r>
              <w:rPr>
                <w:rFonts w:hint="eastAsia"/>
              </w:rPr>
              <w:t>异常；</w:t>
            </w:r>
            <w:r>
              <w:rPr>
                <w:rFonts w:hint="eastAsia"/>
                <w:lang w:eastAsia="zh-CN"/>
              </w:rPr>
              <w:t>单位：</w:t>
            </w:r>
            <w:r>
              <w:rPr>
                <w:rFonts w:hint="eastAsia"/>
                <w:lang w:val="en-US" w:eastAsia="zh-CN"/>
              </w:rPr>
              <w:t>kPa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  <w:jc w:val="center"/>
        </w:trPr>
        <w:tc>
          <w:tcPr>
            <w:tcW w:w="1088" w:type="dxa"/>
            <w:vAlign w:val="top"/>
          </w:tcPr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0106H</w:t>
            </w:r>
          </w:p>
        </w:tc>
        <w:tc>
          <w:tcPr>
            <w:tcW w:w="1946" w:type="dxa"/>
            <w:vAlign w:val="top"/>
          </w:tcPr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工况瞬时流量</w:t>
            </w:r>
          </w:p>
        </w:tc>
        <w:tc>
          <w:tcPr>
            <w:tcW w:w="556" w:type="dxa"/>
            <w:vAlign w:val="top"/>
          </w:tcPr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R</w:t>
            </w:r>
          </w:p>
        </w:tc>
        <w:tc>
          <w:tcPr>
            <w:tcW w:w="841" w:type="dxa"/>
            <w:vAlign w:val="top"/>
          </w:tcPr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62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</w:t>
            </w:r>
            <w:r>
              <w:rPr>
                <w:rFonts w:hint="eastAsia"/>
                <w:lang w:val="en-US" w:eastAsia="en-US"/>
              </w:rPr>
              <w:t>符号整数(HEX)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eastAsia"/>
                <w:lang w:val="en-US" w:eastAsia="en-US"/>
              </w:rPr>
              <w:t>数值扩大1000倍用于保留3位小数</w:t>
            </w:r>
            <w:r>
              <w:rPr>
                <w:rFonts w:hint="eastAsia"/>
                <w:lang w:val="en-US" w:eastAsia="zh-CN"/>
              </w:rPr>
              <w:t>。</w:t>
            </w:r>
            <w:r>
              <w:rPr>
                <w:rFonts w:hint="eastAsia"/>
                <w:lang w:val="en-US" w:eastAsia="en-US"/>
              </w:rPr>
              <w:t>单位 m3/h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  <w:jc w:val="center"/>
        </w:trPr>
        <w:tc>
          <w:tcPr>
            <w:tcW w:w="1088" w:type="dxa"/>
            <w:vAlign w:val="top"/>
          </w:tcPr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0107H</w:t>
            </w:r>
          </w:p>
        </w:tc>
        <w:tc>
          <w:tcPr>
            <w:tcW w:w="1946" w:type="dxa"/>
            <w:vAlign w:val="top"/>
          </w:tcPr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标况瞬时流量</w:t>
            </w:r>
          </w:p>
        </w:tc>
        <w:tc>
          <w:tcPr>
            <w:tcW w:w="556" w:type="dxa"/>
            <w:vAlign w:val="top"/>
          </w:tcPr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R</w:t>
            </w:r>
          </w:p>
        </w:tc>
        <w:tc>
          <w:tcPr>
            <w:tcW w:w="841" w:type="dxa"/>
            <w:vAlign w:val="top"/>
          </w:tcPr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62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</w:t>
            </w:r>
            <w:r>
              <w:rPr>
                <w:rFonts w:hint="eastAsia"/>
                <w:lang w:val="en-US" w:eastAsia="en-US"/>
              </w:rPr>
              <w:t>符号整数(HEX)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eastAsia"/>
                <w:lang w:val="en-US" w:eastAsia="en-US"/>
              </w:rPr>
              <w:t>数值扩大1000倍用于保留3位小数</w:t>
            </w:r>
            <w:r>
              <w:rPr>
                <w:rFonts w:hint="eastAsia"/>
                <w:lang w:val="en-US" w:eastAsia="zh-CN"/>
              </w:rPr>
              <w:t>。</w:t>
            </w:r>
            <w:r>
              <w:rPr>
                <w:rFonts w:hint="eastAsia"/>
                <w:lang w:val="en-US" w:eastAsia="en-US"/>
              </w:rPr>
              <w:t>单位 m3/h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  <w:jc w:val="center"/>
        </w:trPr>
        <w:tc>
          <w:tcPr>
            <w:tcW w:w="1088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0108H</w:t>
            </w:r>
          </w:p>
        </w:tc>
        <w:tc>
          <w:tcPr>
            <w:tcW w:w="194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结算累积量类型</w:t>
            </w:r>
          </w:p>
        </w:tc>
        <w:tc>
          <w:tcPr>
            <w:tcW w:w="55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</w:t>
            </w:r>
          </w:p>
        </w:tc>
        <w:tc>
          <w:tcPr>
            <w:tcW w:w="841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626" w:type="dxa"/>
            <w:vAlign w:val="top"/>
          </w:tcPr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无符号</w:t>
            </w:r>
            <w:r>
              <w:rPr>
                <w:rFonts w:hint="default"/>
              </w:rPr>
              <w:t>整数（HEX）。0-</w:t>
            </w:r>
            <w:r>
              <w:rPr>
                <w:rFonts w:hint="eastAsia"/>
                <w:lang w:val="en-US" w:eastAsia="zh-CN"/>
              </w:rPr>
              <w:t>工况结算</w:t>
            </w:r>
            <w:r>
              <w:rPr>
                <w:rFonts w:hint="default"/>
              </w:rPr>
              <w:t>；1-</w:t>
            </w:r>
            <w:r>
              <w:rPr>
                <w:rFonts w:hint="eastAsia"/>
                <w:lang w:val="en-US" w:eastAsia="zh-CN"/>
              </w:rPr>
              <w:t>标况结算</w:t>
            </w:r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  <w:jc w:val="center"/>
          <w:ins w:id="108" w:author="G012787" w:date="2026-02-04T11:47:21Z"/>
        </w:trPr>
        <w:tc>
          <w:tcPr>
            <w:tcW w:w="1088" w:type="dxa"/>
            <w:vAlign w:val="top"/>
          </w:tcPr>
          <w:p>
            <w:pPr>
              <w:bidi w:val="0"/>
              <w:rPr>
                <w:ins w:id="109" w:author="G012787" w:date="2026-02-04T11:47:21Z"/>
                <w:rFonts w:hint="default"/>
                <w:highlight w:val="yellow"/>
                <w:lang w:val="en-US" w:eastAsia="zh-CN"/>
                <w:rPrChange w:id="110" w:author="G012787" w:date="2026-03-03T11:13:32Z">
                  <w:rPr>
                    <w:ins w:id="111" w:author="G012787" w:date="2026-02-04T11:47:21Z"/>
                    <w:rFonts w:hint="default"/>
                    <w:lang w:val="en-US" w:eastAsia="zh-CN"/>
                  </w:rPr>
                </w:rPrChange>
              </w:rPr>
            </w:pPr>
            <w:ins w:id="112" w:author="G012787" w:date="2026-02-04T11:47:24Z">
              <w:r>
                <w:rPr>
                  <w:rFonts w:hint="eastAsia"/>
                  <w:highlight w:val="yellow"/>
                  <w:lang w:val="en-US" w:eastAsia="zh-CN"/>
                  <w:rPrChange w:id="113" w:author="G012787" w:date="2026-03-03T11:13:32Z">
                    <w:rPr>
                      <w:rFonts w:hint="eastAsia"/>
                      <w:lang w:val="en-US" w:eastAsia="zh-CN"/>
                    </w:rPr>
                  </w:rPrChange>
                </w:rPr>
                <w:t>010</w:t>
              </w:r>
            </w:ins>
            <w:ins w:id="114" w:author="G012787" w:date="2026-02-04T11:47:25Z">
              <w:r>
                <w:rPr>
                  <w:rFonts w:hint="eastAsia"/>
                  <w:highlight w:val="yellow"/>
                  <w:lang w:val="en-US" w:eastAsia="zh-CN"/>
                  <w:rPrChange w:id="115" w:author="G012787" w:date="2026-03-03T11:13:32Z">
                    <w:rPr>
                      <w:rFonts w:hint="eastAsia"/>
                      <w:lang w:val="en-US" w:eastAsia="zh-CN"/>
                    </w:rPr>
                  </w:rPrChange>
                </w:rPr>
                <w:t>9</w:t>
              </w:r>
            </w:ins>
            <w:ins w:id="116" w:author="G012787" w:date="2026-02-04T11:47:26Z">
              <w:r>
                <w:rPr>
                  <w:rFonts w:hint="eastAsia"/>
                  <w:highlight w:val="yellow"/>
                  <w:lang w:val="en-US" w:eastAsia="zh-CN"/>
                  <w:rPrChange w:id="117" w:author="G012787" w:date="2026-03-03T11:13:32Z">
                    <w:rPr>
                      <w:rFonts w:hint="eastAsia"/>
                      <w:lang w:val="en-US" w:eastAsia="zh-CN"/>
                    </w:rPr>
                  </w:rPrChange>
                </w:rPr>
                <w:t>H</w:t>
              </w:r>
            </w:ins>
          </w:p>
        </w:tc>
        <w:tc>
          <w:tcPr>
            <w:tcW w:w="1946" w:type="dxa"/>
            <w:vAlign w:val="top"/>
          </w:tcPr>
          <w:p>
            <w:pPr>
              <w:bidi w:val="0"/>
              <w:rPr>
                <w:ins w:id="118" w:author="G012787" w:date="2026-02-04T11:47:21Z"/>
                <w:rFonts w:hint="default"/>
                <w:highlight w:val="yellow"/>
                <w:lang w:val="en-US" w:eastAsia="zh-CN"/>
                <w:rPrChange w:id="119" w:author="G012787" w:date="2026-03-03T11:13:32Z">
                  <w:rPr>
                    <w:ins w:id="120" w:author="G012787" w:date="2026-02-04T11:47:21Z"/>
                    <w:rFonts w:hint="default"/>
                    <w:lang w:val="en-US" w:eastAsia="zh-CN"/>
                  </w:rPr>
                </w:rPrChange>
              </w:rPr>
            </w:pPr>
            <w:ins w:id="121" w:author="G012787" w:date="2026-02-04T11:47:31Z">
              <w:r>
                <w:rPr>
                  <w:rFonts w:hint="eastAsia"/>
                  <w:highlight w:val="yellow"/>
                  <w:lang w:val="en-US" w:eastAsia="zh-CN"/>
                  <w:rPrChange w:id="122" w:author="G012787" w:date="2026-03-03T11:13:32Z">
                    <w:rPr>
                      <w:rFonts w:hint="eastAsia"/>
                      <w:lang w:val="en-US" w:eastAsia="zh-CN"/>
                    </w:rPr>
                  </w:rPrChange>
                </w:rPr>
                <w:t>当前</w:t>
              </w:r>
            </w:ins>
            <w:ins w:id="123" w:author="G012787" w:date="2026-02-04T11:47:33Z">
              <w:r>
                <w:rPr>
                  <w:rFonts w:hint="eastAsia"/>
                  <w:highlight w:val="yellow"/>
                  <w:lang w:val="en-US" w:eastAsia="zh-CN"/>
                  <w:rPrChange w:id="124" w:author="G012787" w:date="2026-03-03T11:13:32Z">
                    <w:rPr>
                      <w:rFonts w:hint="eastAsia"/>
                      <w:lang w:val="en-US" w:eastAsia="zh-CN"/>
                    </w:rPr>
                  </w:rPrChange>
                </w:rPr>
                <w:t>大气</w:t>
              </w:r>
            </w:ins>
            <w:ins w:id="125" w:author="G012787" w:date="2026-02-04T11:47:34Z">
              <w:r>
                <w:rPr>
                  <w:rFonts w:hint="eastAsia"/>
                  <w:highlight w:val="yellow"/>
                  <w:lang w:val="en-US" w:eastAsia="zh-CN"/>
                  <w:rPrChange w:id="126" w:author="G012787" w:date="2026-03-03T11:13:32Z">
                    <w:rPr>
                      <w:rFonts w:hint="eastAsia"/>
                      <w:lang w:val="en-US" w:eastAsia="zh-CN"/>
                    </w:rPr>
                  </w:rPrChange>
                </w:rPr>
                <w:t>压力</w:t>
              </w:r>
            </w:ins>
          </w:p>
        </w:tc>
        <w:tc>
          <w:tcPr>
            <w:tcW w:w="556" w:type="dxa"/>
            <w:vAlign w:val="top"/>
          </w:tcPr>
          <w:p>
            <w:pPr>
              <w:bidi w:val="0"/>
              <w:rPr>
                <w:ins w:id="127" w:author="G012787" w:date="2026-02-04T11:47:21Z"/>
                <w:rFonts w:hint="default"/>
                <w:highlight w:val="yellow"/>
                <w:lang w:val="en-US" w:eastAsia="zh-CN"/>
                <w:rPrChange w:id="128" w:author="G012787" w:date="2026-03-03T11:13:32Z">
                  <w:rPr>
                    <w:ins w:id="129" w:author="G012787" w:date="2026-02-04T11:47:21Z"/>
                    <w:rFonts w:hint="default"/>
                    <w:lang w:val="en-US" w:eastAsia="zh-CN"/>
                  </w:rPr>
                </w:rPrChange>
              </w:rPr>
            </w:pPr>
            <w:ins w:id="130" w:author="G012787" w:date="2026-02-04T11:47:37Z">
              <w:r>
                <w:rPr>
                  <w:rFonts w:hint="eastAsia"/>
                  <w:highlight w:val="yellow"/>
                  <w:lang w:val="en-US" w:eastAsia="zh-CN"/>
                  <w:rPrChange w:id="131" w:author="G012787" w:date="2026-03-03T11:13:32Z">
                    <w:rPr>
                      <w:rFonts w:hint="eastAsia"/>
                      <w:lang w:val="en-US" w:eastAsia="zh-CN"/>
                    </w:rPr>
                  </w:rPrChange>
                </w:rPr>
                <w:t>R</w:t>
              </w:r>
            </w:ins>
          </w:p>
        </w:tc>
        <w:tc>
          <w:tcPr>
            <w:tcW w:w="841" w:type="dxa"/>
            <w:vAlign w:val="top"/>
          </w:tcPr>
          <w:p>
            <w:pPr>
              <w:bidi w:val="0"/>
              <w:rPr>
                <w:ins w:id="132" w:author="G012787" w:date="2026-02-04T11:47:21Z"/>
                <w:rFonts w:hint="default"/>
                <w:highlight w:val="yellow"/>
                <w:lang w:val="en-US" w:eastAsia="zh-CN"/>
                <w:rPrChange w:id="133" w:author="G012787" w:date="2026-03-03T11:13:32Z">
                  <w:rPr>
                    <w:ins w:id="134" w:author="G012787" w:date="2026-02-04T11:47:21Z"/>
                    <w:rFonts w:hint="default"/>
                    <w:lang w:val="en-US" w:eastAsia="zh-CN"/>
                  </w:rPr>
                </w:rPrChange>
              </w:rPr>
            </w:pPr>
            <w:ins w:id="135" w:author="G012787" w:date="2026-02-04T11:47:38Z">
              <w:r>
                <w:rPr>
                  <w:rFonts w:hint="eastAsia"/>
                  <w:highlight w:val="yellow"/>
                  <w:lang w:val="en-US" w:eastAsia="zh-CN"/>
                  <w:rPrChange w:id="136" w:author="G012787" w:date="2026-03-03T11:13:32Z">
                    <w:rPr>
                      <w:rFonts w:hint="eastAsia"/>
                      <w:lang w:val="en-US" w:eastAsia="zh-CN"/>
                    </w:rPr>
                  </w:rPrChange>
                </w:rPr>
                <w:t>4</w:t>
              </w:r>
            </w:ins>
          </w:p>
        </w:tc>
        <w:tc>
          <w:tcPr>
            <w:tcW w:w="4626" w:type="dxa"/>
            <w:vAlign w:val="top"/>
          </w:tcPr>
          <w:p>
            <w:pPr>
              <w:bidi w:val="0"/>
              <w:rPr>
                <w:ins w:id="137" w:author="G012787" w:date="2026-02-04T11:47:21Z"/>
                <w:rFonts w:hint="eastAsia"/>
                <w:highlight w:val="yellow"/>
                <w:lang w:val="en-US" w:eastAsia="zh-CN"/>
                <w:rPrChange w:id="138" w:author="G012787" w:date="2026-03-03T11:13:32Z">
                  <w:rPr>
                    <w:ins w:id="139" w:author="G012787" w:date="2026-02-04T11:47:21Z"/>
                    <w:rFonts w:hint="eastAsia"/>
                    <w:lang w:val="en-US" w:eastAsia="zh-CN"/>
                  </w:rPr>
                </w:rPrChange>
              </w:rPr>
            </w:pPr>
            <w:ins w:id="140" w:author="G012787" w:date="2026-02-04T11:47:42Z">
              <w:r>
                <w:rPr>
                  <w:rFonts w:hint="eastAsia"/>
                  <w:highlight w:val="yellow"/>
                  <w:rPrChange w:id="141" w:author="G012787" w:date="2026-03-03T11:13:32Z">
                    <w:rPr>
                      <w:rFonts w:hint="eastAsia"/>
                    </w:rPr>
                  </w:rPrChange>
                </w:rPr>
                <w:t>无符号整数（HEX），数值扩大1000倍用于保留3位小数。0x</w:t>
              </w:r>
            </w:ins>
            <w:ins w:id="142" w:author="G012787" w:date="2026-02-04T11:47:42Z">
              <w:r>
                <w:rPr>
                  <w:rFonts w:hint="eastAsia"/>
                  <w:highlight w:val="yellow"/>
                  <w:lang w:val="en-US" w:eastAsia="zh-CN"/>
                  <w:rPrChange w:id="143" w:author="G012787" w:date="2026-03-03T11:13:32Z">
                    <w:rPr>
                      <w:rFonts w:hint="eastAsia"/>
                      <w:lang w:val="en-US" w:eastAsia="zh-CN"/>
                    </w:rPr>
                  </w:rPrChange>
                </w:rPr>
                <w:t>FFFFF</w:t>
              </w:r>
            </w:ins>
            <w:ins w:id="144" w:author="G012787" w:date="2026-02-04T11:47:42Z">
              <w:r>
                <w:rPr>
                  <w:rFonts w:hint="eastAsia"/>
                  <w:highlight w:val="yellow"/>
                  <w:rPrChange w:id="145" w:author="G012787" w:date="2026-03-03T11:13:32Z">
                    <w:rPr>
                      <w:rFonts w:hint="eastAsia"/>
                    </w:rPr>
                  </w:rPrChange>
                </w:rPr>
                <w:t>FFF表示</w:t>
              </w:r>
            </w:ins>
            <w:ins w:id="146" w:author="G012787" w:date="2026-02-04T11:47:42Z">
              <w:r>
                <w:rPr>
                  <w:rFonts w:hint="eastAsia"/>
                  <w:highlight w:val="yellow"/>
                  <w:lang w:eastAsia="zh-CN"/>
                  <w:rPrChange w:id="147" w:author="G012787" w:date="2026-03-03T11:13:32Z">
                    <w:rPr>
                      <w:rFonts w:hint="eastAsia"/>
                      <w:lang w:eastAsia="zh-CN"/>
                    </w:rPr>
                  </w:rPrChange>
                </w:rPr>
                <w:t>压力</w:t>
              </w:r>
            </w:ins>
            <w:ins w:id="148" w:author="G012787" w:date="2026-02-04T11:47:42Z">
              <w:r>
                <w:rPr>
                  <w:rFonts w:hint="eastAsia"/>
                  <w:highlight w:val="yellow"/>
                  <w:rPrChange w:id="149" w:author="G012787" w:date="2026-03-03T11:13:32Z">
                    <w:rPr>
                      <w:rFonts w:hint="eastAsia"/>
                    </w:rPr>
                  </w:rPrChange>
                </w:rPr>
                <w:t>异常；</w:t>
              </w:r>
            </w:ins>
            <w:ins w:id="150" w:author="G012787" w:date="2026-02-04T11:47:42Z">
              <w:r>
                <w:rPr>
                  <w:rFonts w:hint="eastAsia"/>
                  <w:highlight w:val="yellow"/>
                  <w:lang w:eastAsia="zh-CN"/>
                  <w:rPrChange w:id="151" w:author="G012787" w:date="2026-03-03T11:13:32Z">
                    <w:rPr>
                      <w:rFonts w:hint="eastAsia"/>
                      <w:lang w:eastAsia="zh-CN"/>
                    </w:rPr>
                  </w:rPrChange>
                </w:rPr>
                <w:t>单位：</w:t>
              </w:r>
            </w:ins>
            <w:ins w:id="152" w:author="G012787" w:date="2026-02-04T11:47:42Z">
              <w:r>
                <w:rPr>
                  <w:rFonts w:hint="eastAsia"/>
                  <w:highlight w:val="yellow"/>
                  <w:lang w:val="en-US" w:eastAsia="zh-CN"/>
                  <w:rPrChange w:id="153" w:author="G012787" w:date="2026-03-03T11:13:32Z">
                    <w:rPr>
                      <w:rFonts w:hint="eastAsia"/>
                      <w:lang w:val="en-US" w:eastAsia="zh-CN"/>
                    </w:rPr>
                  </w:rPrChange>
                </w:rPr>
                <w:t>kPa</w:t>
              </w:r>
            </w:ins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ins w:id="154" w:author="G012787" w:date="2026-02-04T11:47:21Z"/>
                <w:rFonts w:hint="eastAsia"/>
                <w:lang w:val="en-US" w:eastAsia="zh-CN"/>
              </w:rPr>
            </w:pPr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ins w:id="155" w:author="G012787" w:date="2026-02-04T11:47:21Z"/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  <w:jc w:val="center"/>
          <w:ins w:id="156" w:author="G012787" w:date="2026-03-03T11:44:32Z"/>
        </w:trPr>
        <w:tc>
          <w:tcPr>
            <w:tcW w:w="1088" w:type="dxa"/>
            <w:vAlign w:val="top"/>
          </w:tcPr>
          <w:p>
            <w:pPr>
              <w:bidi w:val="0"/>
              <w:rPr>
                <w:ins w:id="157" w:author="G012787" w:date="2026-03-03T11:44:32Z"/>
                <w:rFonts w:hint="default"/>
                <w:highlight w:val="yellow"/>
                <w:lang w:val="en-US" w:eastAsia="zh-CN"/>
              </w:rPr>
            </w:pPr>
            <w:ins w:id="158" w:author="G012787" w:date="2026-03-03T11:44:34Z">
              <w:r>
                <w:rPr>
                  <w:rFonts w:hint="eastAsia"/>
                  <w:highlight w:val="yellow"/>
                  <w:lang w:val="en-US" w:eastAsia="zh-CN"/>
                </w:rPr>
                <w:t>01</w:t>
              </w:r>
            </w:ins>
            <w:ins w:id="159" w:author="G012787" w:date="2026-03-03T11:44:36Z">
              <w:r>
                <w:rPr>
                  <w:rFonts w:hint="eastAsia"/>
                  <w:highlight w:val="yellow"/>
                  <w:lang w:val="en-US" w:eastAsia="zh-CN"/>
                </w:rPr>
                <w:t>0AH</w:t>
              </w:r>
            </w:ins>
          </w:p>
        </w:tc>
        <w:tc>
          <w:tcPr>
            <w:tcW w:w="1946" w:type="dxa"/>
            <w:vAlign w:val="top"/>
          </w:tcPr>
          <w:p>
            <w:pPr>
              <w:bidi w:val="0"/>
              <w:rPr>
                <w:ins w:id="160" w:author="G012787" w:date="2026-03-03T11:44:32Z"/>
                <w:rFonts w:hint="default"/>
                <w:highlight w:val="yellow"/>
                <w:lang w:val="en-US" w:eastAsia="zh-CN"/>
              </w:rPr>
            </w:pPr>
            <w:ins w:id="161" w:author="G012787" w:date="2026-03-03T11:44:38Z">
              <w:r>
                <w:rPr>
                  <w:rFonts w:hint="eastAsia"/>
                  <w:highlight w:val="yellow"/>
                  <w:lang w:val="en-US" w:eastAsia="zh-CN"/>
                </w:rPr>
                <w:t>压力传感器超期未校准</w:t>
              </w:r>
            </w:ins>
            <w:ins w:id="162" w:author="G012787" w:date="2026-03-03T11:44:42Z">
              <w:r>
                <w:rPr>
                  <w:rFonts w:hint="eastAsia"/>
                  <w:highlight w:val="yellow"/>
                  <w:lang w:val="en-US" w:eastAsia="zh-CN"/>
                </w:rPr>
                <w:t>剩余时间</w:t>
              </w:r>
            </w:ins>
          </w:p>
        </w:tc>
        <w:tc>
          <w:tcPr>
            <w:tcW w:w="556" w:type="dxa"/>
            <w:vAlign w:val="top"/>
          </w:tcPr>
          <w:p>
            <w:pPr>
              <w:bidi w:val="0"/>
              <w:rPr>
                <w:ins w:id="163" w:author="G012787" w:date="2026-03-03T11:44:32Z"/>
                <w:rFonts w:hint="default"/>
                <w:highlight w:val="yellow"/>
                <w:lang w:val="en-US" w:eastAsia="zh-CN"/>
              </w:rPr>
            </w:pPr>
            <w:ins w:id="164" w:author="G012787" w:date="2026-03-03T11:44:44Z">
              <w:r>
                <w:rPr>
                  <w:rFonts w:hint="eastAsia"/>
                  <w:highlight w:val="yellow"/>
                  <w:lang w:val="en-US" w:eastAsia="zh-CN"/>
                </w:rPr>
                <w:t>R</w:t>
              </w:r>
            </w:ins>
          </w:p>
        </w:tc>
        <w:tc>
          <w:tcPr>
            <w:tcW w:w="841" w:type="dxa"/>
            <w:vAlign w:val="top"/>
          </w:tcPr>
          <w:p>
            <w:pPr>
              <w:bidi w:val="0"/>
              <w:rPr>
                <w:ins w:id="165" w:author="G012787" w:date="2026-03-03T11:44:32Z"/>
                <w:rFonts w:hint="default"/>
                <w:highlight w:val="yellow"/>
                <w:lang w:val="en-US" w:eastAsia="zh-CN"/>
              </w:rPr>
            </w:pPr>
            <w:ins w:id="166" w:author="G012787" w:date="2026-03-03T11:44:45Z">
              <w:r>
                <w:rPr>
                  <w:rFonts w:hint="eastAsia"/>
                  <w:highlight w:val="yellow"/>
                  <w:lang w:val="en-US" w:eastAsia="zh-CN"/>
                </w:rPr>
                <w:t>1</w:t>
              </w:r>
            </w:ins>
          </w:p>
        </w:tc>
        <w:tc>
          <w:tcPr>
            <w:tcW w:w="4626" w:type="dxa"/>
            <w:vAlign w:val="top"/>
          </w:tcPr>
          <w:p>
            <w:pPr>
              <w:bidi w:val="0"/>
              <w:rPr>
                <w:ins w:id="167" w:author="G012787" w:date="2026-03-03T11:44:32Z"/>
                <w:rFonts w:hint="default" w:eastAsia="宋体"/>
                <w:highlight w:val="yellow"/>
                <w:lang w:val="en-US" w:eastAsia="zh-CN"/>
              </w:rPr>
            </w:pPr>
            <w:ins w:id="168" w:author="G012787" w:date="2026-03-03T11:45:59Z">
              <w:r>
                <w:rPr>
                  <w:rFonts w:hint="eastAsia"/>
                  <w:highlight w:val="yellow"/>
                  <w:lang w:val="en-US" w:eastAsia="zh-CN"/>
                </w:rPr>
                <w:t>无</w:t>
              </w:r>
            </w:ins>
            <w:ins w:id="169" w:author="G012787" w:date="2026-03-03T11:44:59Z">
              <w:r>
                <w:rPr>
                  <w:rFonts w:hint="eastAsia"/>
                  <w:highlight w:val="yellow"/>
                  <w:lang w:val="en-US" w:eastAsia="en-US"/>
                  <w:rPrChange w:id="170" w:author="G012787" w:date="2026-03-03T11:45:42Z">
                    <w:rPr>
                      <w:rFonts w:hint="eastAsia"/>
                      <w:lang w:val="en-US" w:eastAsia="en-US"/>
                    </w:rPr>
                  </w:rPrChange>
                </w:rPr>
                <w:t>符号整数(HEX)</w:t>
              </w:r>
            </w:ins>
            <w:ins w:id="171" w:author="G012787" w:date="2026-03-03T11:45:01Z">
              <w:r>
                <w:rPr>
                  <w:rFonts w:hint="eastAsia"/>
                  <w:highlight w:val="yellow"/>
                  <w:lang w:val="en-US" w:eastAsia="zh-CN"/>
                  <w:rPrChange w:id="172" w:author="G012787" w:date="2026-03-03T11:45:42Z">
                    <w:rPr>
                      <w:rFonts w:hint="eastAsia"/>
                      <w:lang w:val="en-US" w:eastAsia="zh-CN"/>
                    </w:rPr>
                  </w:rPrChange>
                </w:rPr>
                <w:t>。</w:t>
              </w:r>
            </w:ins>
            <w:ins w:id="173" w:author="G012787" w:date="2026-03-03T11:45:03Z">
              <w:r>
                <w:rPr>
                  <w:rFonts w:hint="eastAsia"/>
                  <w:highlight w:val="yellow"/>
                  <w:lang w:val="en-US" w:eastAsia="zh-CN"/>
                  <w:rPrChange w:id="174" w:author="G012787" w:date="2026-03-03T11:45:42Z">
                    <w:rPr>
                      <w:rFonts w:hint="eastAsia"/>
                      <w:lang w:val="en-US" w:eastAsia="zh-CN"/>
                    </w:rPr>
                  </w:rPrChange>
                </w:rPr>
                <w:t>单位</w:t>
              </w:r>
            </w:ins>
            <w:ins w:id="175" w:author="G012787" w:date="2026-03-03T11:45:27Z">
              <w:r>
                <w:rPr>
                  <w:rFonts w:hint="eastAsia"/>
                  <w:highlight w:val="yellow"/>
                  <w:lang w:val="en-US" w:eastAsia="zh-CN"/>
                  <w:rPrChange w:id="176" w:author="G012787" w:date="2026-03-03T11:45:42Z">
                    <w:rPr>
                      <w:rFonts w:hint="eastAsia"/>
                      <w:lang w:val="en-US" w:eastAsia="zh-CN"/>
                    </w:rPr>
                  </w:rPrChange>
                </w:rPr>
                <w:t>：</w:t>
              </w:r>
            </w:ins>
            <w:ins w:id="177" w:author="G012787" w:date="2026-03-03T11:45:07Z">
              <w:r>
                <w:rPr>
                  <w:rFonts w:hint="eastAsia"/>
                  <w:highlight w:val="yellow"/>
                  <w:lang w:val="en-US" w:eastAsia="zh-CN"/>
                  <w:rPrChange w:id="178" w:author="G012787" w:date="2026-03-03T11:45:42Z">
                    <w:rPr>
                      <w:rFonts w:hint="eastAsia"/>
                      <w:lang w:val="en-US" w:eastAsia="zh-CN"/>
                    </w:rPr>
                  </w:rPrChange>
                </w:rPr>
                <w:t>月</w:t>
              </w:r>
            </w:ins>
            <w:ins w:id="179" w:author="G012787" w:date="2026-03-03T11:45:12Z">
              <w:r>
                <w:rPr>
                  <w:rFonts w:hint="eastAsia"/>
                  <w:highlight w:val="yellow"/>
                  <w:lang w:val="en-US" w:eastAsia="zh-CN"/>
                  <w:rPrChange w:id="180" w:author="G012787" w:date="2026-03-03T11:45:42Z">
                    <w:rPr>
                      <w:rFonts w:hint="eastAsia"/>
                      <w:lang w:val="en-US" w:eastAsia="zh-CN"/>
                    </w:rPr>
                  </w:rPrChange>
                </w:rPr>
                <w:t>。</w:t>
              </w:r>
            </w:ins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ins w:id="181" w:author="G012787" w:date="2026-03-03T11:44:32Z"/>
                <w:rFonts w:hint="default"/>
                <w:lang w:val="en-US" w:eastAsia="zh-CN"/>
              </w:rPr>
            </w:pPr>
            <w:ins w:id="182" w:author="G012787" w:date="2026-03-03T11:45:38Z">
              <w:r>
                <w:rPr>
                  <w:rFonts w:hint="eastAsia"/>
                  <w:lang w:val="en-US" w:eastAsia="zh-CN"/>
                </w:rPr>
                <w:t>-</w:t>
              </w:r>
            </w:ins>
          </w:p>
        </w:tc>
        <w:tc>
          <w:tcPr>
            <w:tcW w:w="526" w:type="dxa"/>
            <w:vAlign w:val="top"/>
          </w:tcPr>
          <w:p>
            <w:pPr>
              <w:bidi w:val="0"/>
              <w:rPr>
                <w:ins w:id="183" w:author="G012787" w:date="2026-03-03T11:44:32Z"/>
                <w:rFonts w:hint="default"/>
                <w:lang w:val="en-US" w:eastAsia="zh-CN"/>
              </w:rPr>
            </w:pPr>
            <w:ins w:id="184" w:author="G012787" w:date="2026-03-03T11:45:39Z">
              <w:r>
                <w:rPr>
                  <w:rFonts w:hint="eastAsia"/>
                  <w:lang w:val="en-US" w:eastAsia="zh-CN"/>
                </w:rPr>
                <w:t>-</w:t>
              </w:r>
            </w:ins>
          </w:p>
        </w:tc>
      </w:tr>
    </w:tbl>
    <w:p>
      <w:pPr>
        <w:bidi w:val="0"/>
        <w:jc w:val="center"/>
        <w:rPr>
          <w:rFonts w:hint="default"/>
        </w:rPr>
      </w:pPr>
    </w:p>
    <w:p>
      <w:pPr>
        <w:bidi w:val="0"/>
        <w:jc w:val="center"/>
        <w:rPr>
          <w:rFonts w:hint="default"/>
        </w:rPr>
      </w:pPr>
    </w:p>
    <w:p>
      <w:pPr>
        <w:bidi w:val="0"/>
        <w:jc w:val="center"/>
        <w:rPr>
          <w:rFonts w:hint="default"/>
        </w:rPr>
      </w:pPr>
      <w:r>
        <w:rPr>
          <w:rFonts w:hint="default"/>
        </w:rPr>
        <w:t>表 A.1.2 终端状态</w:t>
      </w:r>
    </w:p>
    <w:tbl>
      <w:tblPr>
        <w:tblStyle w:val="14"/>
        <w:tblW w:w="89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988"/>
        <w:gridCol w:w="68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  <w:shd w:val="clear" w:color="auto" w:fill="D7D7D7" w:themeFill="background1" w:themeFillShade="D8"/>
          </w:tcPr>
          <w:p>
            <w:pPr>
              <w:bidi w:val="0"/>
            </w:pPr>
            <w:r>
              <w:rPr>
                <w:rFonts w:hint="eastAsia"/>
              </w:rPr>
              <w:t>字节</w:t>
            </w:r>
          </w:p>
        </w:tc>
        <w:tc>
          <w:tcPr>
            <w:tcW w:w="988" w:type="dxa"/>
            <w:shd w:val="clear" w:color="auto" w:fill="D7D7D7" w:themeFill="background1" w:themeFillShade="D8"/>
          </w:tcPr>
          <w:p>
            <w:pPr>
              <w:bidi w:val="0"/>
            </w:pPr>
            <w:r>
              <w:rPr>
                <w:rFonts w:hint="eastAsia"/>
              </w:rPr>
              <w:t>BIT</w:t>
            </w:r>
          </w:p>
        </w:tc>
        <w:tc>
          <w:tcPr>
            <w:tcW w:w="6885" w:type="dxa"/>
            <w:shd w:val="clear" w:color="auto" w:fill="D7D7D7" w:themeFill="background1" w:themeFillShade="D8"/>
          </w:tcPr>
          <w:p>
            <w:pPr>
              <w:bidi w:val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1076" w:type="dxa"/>
            <w:vMerge w:val="restart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BYTE0</w:t>
            </w: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BIT0</w:t>
            </w:r>
          </w:p>
        </w:tc>
        <w:tc>
          <w:tcPr>
            <w:tcW w:w="6885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阀门状态（0：关；1：开）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BIT1</w:t>
            </w:r>
          </w:p>
        </w:tc>
        <w:tc>
          <w:tcPr>
            <w:tcW w:w="6885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表具被强制命令关阀（0：否；1：是）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BIT2</w:t>
            </w:r>
          </w:p>
        </w:tc>
        <w:tc>
          <w:tcPr>
            <w:tcW w:w="6885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主电</w:t>
            </w:r>
            <w:r>
              <w:rPr>
                <w:rFonts w:hint="eastAsia"/>
                <w:lang w:val="en-US" w:eastAsia="zh-CN"/>
              </w:rPr>
              <w:t>电压低电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BIT3</w:t>
            </w:r>
          </w:p>
        </w:tc>
        <w:tc>
          <w:tcPr>
            <w:tcW w:w="6885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备电电压低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BIT4</w:t>
            </w:r>
          </w:p>
        </w:tc>
        <w:tc>
          <w:tcPr>
            <w:tcW w:w="6885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微小流（0：否；1：是）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BIT5</w:t>
            </w:r>
          </w:p>
        </w:tc>
        <w:tc>
          <w:tcPr>
            <w:tcW w:w="6885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异常大流量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BIT6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阀门直通（0：否；1：是）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BIT7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燃气报警器联动告警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restart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BYTE1</w:t>
            </w: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BIT0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计量异常（0：否；1：是）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BIT1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多天不用气告警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BIT2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多天不上传告警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default"/>
              </w:rPr>
              <w:t>BIT3</w:t>
            </w:r>
          </w:p>
        </w:tc>
        <w:tc>
          <w:tcPr>
            <w:tcW w:w="6885" w:type="dxa"/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default"/>
              </w:rPr>
              <w:t>电磁干扰（0：否；1：是）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BIT4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default"/>
              </w:rPr>
              <w:t>主电</w:t>
            </w:r>
            <w:r>
              <w:rPr>
                <w:rFonts w:hint="eastAsia"/>
                <w:lang w:val="en-US" w:eastAsia="zh-CN"/>
              </w:rPr>
              <w:t>掉电或不足</w:t>
            </w:r>
            <w:r>
              <w:rPr>
                <w:rFonts w:hint="default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BIT5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持续流告警</w:t>
            </w:r>
            <w:r>
              <w:rPr>
                <w:rFonts w:hint="default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BIT6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管道防拆报警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BIT7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  <w:lang w:eastAsia="zh-CN"/>
              </w:rPr>
              <w:t>外壳防拆报警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restart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BYTE2</w:t>
            </w: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BIT0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反向流（0：否；1：是）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BIT1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温度传感器</w:t>
            </w:r>
            <w:r>
              <w:rPr>
                <w:rFonts w:hint="eastAsia"/>
              </w:rPr>
              <w:t>异常（0：否；1：是）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BIT2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>压力</w:t>
            </w:r>
            <w:r>
              <w:rPr>
                <w:rFonts w:hint="eastAsia"/>
                <w:lang w:val="en-US" w:eastAsia="zh-CN"/>
              </w:rPr>
              <w:t>传感器</w:t>
            </w:r>
            <w:r>
              <w:rPr>
                <w:rFonts w:hint="eastAsia"/>
              </w:rPr>
              <w:t>异常（0：否；1：是）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BIT3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温度过高报警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BIT4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温度过低报警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BIT5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压力过高报警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BIT6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压力过低报警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BIT7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燃气报警器断开（</w:t>
            </w:r>
            <w:r>
              <w:rPr>
                <w:rFonts w:hint="eastAsia"/>
              </w:rPr>
              <w:t>0：否；1：是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restart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BYTE3</w:t>
            </w: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BIT0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预结算余额不足一级报警（</w:t>
            </w:r>
            <w:r>
              <w:rPr>
                <w:rFonts w:hint="eastAsia"/>
              </w:rPr>
              <w:t>0：否；1：是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BIT1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预结算透支报警（</w:t>
            </w:r>
            <w:r>
              <w:rPr>
                <w:rFonts w:hint="eastAsia"/>
              </w:rPr>
              <w:t>0：否；1：是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BIT2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  <w:strike/>
              </w:rPr>
            </w:pPr>
            <w:r>
              <w:rPr>
                <w:rFonts w:hint="eastAsia"/>
                <w:lang w:val="en-US" w:eastAsia="zh-CN"/>
              </w:rPr>
              <w:t>计量电池断开</w:t>
            </w:r>
            <w:r>
              <w:rPr>
                <w:rFonts w:hint="eastAsia"/>
                <w:lang w:eastAsia="zh-CN"/>
              </w:rPr>
              <w:t>报警</w:t>
            </w:r>
            <w:r>
              <w:rPr>
                <w:rFonts w:hint="eastAsia"/>
              </w:rPr>
              <w:t>（0：否；1：是）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BIT3</w:t>
            </w:r>
          </w:p>
        </w:tc>
        <w:tc>
          <w:tcPr>
            <w:tcW w:w="6885" w:type="dxa"/>
            <w:vMerge w:val="restart"/>
            <w:vAlign w:val="center"/>
          </w:tcPr>
          <w:p>
            <w:pPr>
              <w:bidi w:val="0"/>
              <w:rPr>
                <w:rFonts w:hint="eastAsia"/>
              </w:rPr>
            </w:pPr>
            <w:ins w:id="185" w:author="G001143" w:date="2025-11-13T11:12:02Z">
              <w:r>
                <w:rPr>
                  <w:rFonts w:hint="eastAsia"/>
                  <w:lang w:val="en-US" w:eastAsia="zh-CN"/>
                </w:rPr>
                <w:t>保压</w:t>
              </w:r>
            </w:ins>
            <w:ins w:id="186" w:author="G001143" w:date="2025-11-13T11:12:03Z">
              <w:r>
                <w:rPr>
                  <w:rFonts w:hint="eastAsia"/>
                  <w:lang w:val="en-US" w:eastAsia="zh-CN"/>
                </w:rPr>
                <w:t>测试</w:t>
              </w:r>
            </w:ins>
            <w:ins w:id="187" w:author="G001143" w:date="2025-11-13T11:12:05Z">
              <w:r>
                <w:rPr>
                  <w:rFonts w:hint="eastAsia"/>
                  <w:lang w:val="en-US" w:eastAsia="zh-CN"/>
                </w:rPr>
                <w:t>结果</w:t>
              </w:r>
            </w:ins>
            <w:ins w:id="188" w:author="G001143" w:date="2025-11-13T11:12:07Z">
              <w:r>
                <w:rPr>
                  <w:rFonts w:hint="eastAsia"/>
                  <w:lang w:val="en-US" w:eastAsia="zh-CN"/>
                </w:rPr>
                <w:t>（</w:t>
              </w:r>
            </w:ins>
            <w:ins w:id="189" w:author="G001143" w:date="2025-11-13T11:12:11Z">
              <w:r>
                <w:rPr>
                  <w:rFonts w:hint="eastAsia"/>
                  <w:lang w:val="en-US" w:eastAsia="zh-CN"/>
                </w:rPr>
                <w:t>BIT</w:t>
              </w:r>
            </w:ins>
            <w:ins w:id="190" w:author="G001143" w:date="2025-11-13T11:12:12Z">
              <w:r>
                <w:rPr>
                  <w:rFonts w:hint="eastAsia"/>
                  <w:lang w:val="en-US" w:eastAsia="zh-CN"/>
                </w:rPr>
                <w:t>4-</w:t>
              </w:r>
            </w:ins>
            <w:ins w:id="191" w:author="G001143" w:date="2025-11-13T11:12:14Z">
              <w:r>
                <w:rPr>
                  <w:rFonts w:hint="eastAsia"/>
                  <w:lang w:val="en-US" w:eastAsia="zh-CN"/>
                </w:rPr>
                <w:t>BIT3</w:t>
              </w:r>
            </w:ins>
            <w:ins w:id="192" w:author="G001143" w:date="2025-11-13T11:12:15Z">
              <w:r>
                <w:rPr>
                  <w:rFonts w:hint="eastAsia"/>
                  <w:lang w:val="en-US" w:eastAsia="zh-CN"/>
                </w:rPr>
                <w:t>：</w:t>
              </w:r>
            </w:ins>
            <w:ins w:id="193" w:author="G001143" w:date="2025-11-13T11:12:16Z">
              <w:r>
                <w:rPr>
                  <w:rFonts w:hint="eastAsia"/>
                  <w:lang w:val="en-US" w:eastAsia="zh-CN"/>
                </w:rPr>
                <w:t>00</w:t>
              </w:r>
            </w:ins>
            <w:ins w:id="194" w:author="G001143" w:date="2025-11-13T11:12:17Z">
              <w:r>
                <w:rPr>
                  <w:rFonts w:hint="eastAsia"/>
                  <w:lang w:val="en-US" w:eastAsia="zh-CN"/>
                </w:rPr>
                <w:t>无</w:t>
              </w:r>
            </w:ins>
            <w:ins w:id="195" w:author="G001143" w:date="2025-11-13T11:12:18Z">
              <w:r>
                <w:rPr>
                  <w:rFonts w:hint="eastAsia"/>
                  <w:lang w:val="en-US" w:eastAsia="zh-CN"/>
                </w:rPr>
                <w:t>测试</w:t>
              </w:r>
            </w:ins>
            <w:ins w:id="196" w:author="G001143" w:date="2025-11-13T11:12:19Z">
              <w:r>
                <w:rPr>
                  <w:rFonts w:hint="eastAsia"/>
                  <w:lang w:val="en-US" w:eastAsia="zh-CN"/>
                </w:rPr>
                <w:t>，01</w:t>
              </w:r>
            </w:ins>
            <w:ins w:id="197" w:author="G001143" w:date="2025-11-13T11:12:21Z">
              <w:r>
                <w:rPr>
                  <w:rFonts w:hint="eastAsia"/>
                  <w:lang w:val="en-US" w:eastAsia="zh-CN"/>
                </w:rPr>
                <w:t>正常</w:t>
              </w:r>
            </w:ins>
            <w:ins w:id="198" w:author="G001143" w:date="2025-11-13T11:12:22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199" w:author="G001143" w:date="2025-11-13T11:12:24Z">
              <w:r>
                <w:rPr>
                  <w:rFonts w:hint="eastAsia"/>
                  <w:lang w:val="en-US" w:eastAsia="zh-CN"/>
                </w:rPr>
                <w:t>10</w:t>
              </w:r>
            </w:ins>
            <w:ins w:id="200" w:author="G001143" w:date="2025-11-13T11:12:26Z">
              <w:r>
                <w:rPr>
                  <w:rFonts w:hint="eastAsia"/>
                  <w:lang w:val="en-US" w:eastAsia="zh-CN"/>
                </w:rPr>
                <w:t>异常</w:t>
              </w:r>
            </w:ins>
            <w:ins w:id="201" w:author="G001143" w:date="2025-11-13T11:12:27Z">
              <w:r>
                <w:rPr>
                  <w:rFonts w:hint="eastAsia"/>
                  <w:lang w:val="en-US" w:eastAsia="zh-CN"/>
                </w:rPr>
                <w:t>，11</w:t>
              </w:r>
            </w:ins>
            <w:ins w:id="202" w:author="G001143" w:date="2025-11-13T11:12:45Z">
              <w:r>
                <w:rPr>
                  <w:rFonts w:hint="eastAsia"/>
                  <w:lang w:val="en-US" w:eastAsia="zh-CN"/>
                </w:rPr>
                <w:t>被</w:t>
              </w:r>
            </w:ins>
            <w:ins w:id="203" w:author="G001143" w:date="2025-11-13T11:12:33Z">
              <w:r>
                <w:rPr>
                  <w:rFonts w:hint="eastAsia"/>
                  <w:lang w:val="en-US" w:eastAsia="zh-CN"/>
                </w:rPr>
                <w:t>打断</w:t>
              </w:r>
            </w:ins>
            <w:ins w:id="204" w:author="G001143" w:date="2025-11-13T11:12:07Z">
              <w:r>
                <w:rPr>
                  <w:rFonts w:hint="eastAsia"/>
                  <w:lang w:val="en-US" w:eastAsia="zh-CN"/>
                </w:rPr>
                <w:t>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BIT4</w:t>
            </w:r>
          </w:p>
        </w:tc>
        <w:tc>
          <w:tcPr>
            <w:tcW w:w="6885" w:type="dxa"/>
            <w:vMerge w:val="continue"/>
            <w:vAlign w:val="center"/>
          </w:tcPr>
          <w:p>
            <w:pPr>
              <w:bidi w:val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  <w:highlight w:val="yellow"/>
                <w:rPrChange w:id="205" w:author="G012787" w:date="2026-03-03T11:13:41Z">
                  <w:rPr>
                    <w:rFonts w:hint="eastAsia"/>
                  </w:rPr>
                </w:rPrChange>
              </w:rPr>
            </w:pPr>
            <w:r>
              <w:rPr>
                <w:rFonts w:hint="eastAsia"/>
                <w:highlight w:val="yellow"/>
                <w:rPrChange w:id="206" w:author="G012787" w:date="2026-03-03T11:13:41Z">
                  <w:rPr>
                    <w:rFonts w:hint="eastAsia"/>
                  </w:rPr>
                </w:rPrChange>
              </w:rPr>
              <w:t>BIT5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  <w:highlight w:val="yellow"/>
                <w:rPrChange w:id="207" w:author="G012787" w:date="2026-03-03T11:13:41Z">
                  <w:rPr>
                    <w:rFonts w:hint="eastAsia"/>
                  </w:rPr>
                </w:rPrChange>
              </w:rPr>
            </w:pPr>
            <w:ins w:id="208" w:author="escx" w:date="2026-03-03T10:22:37Z">
              <w:bookmarkStart w:id="118" w:name="OLE_LINK4"/>
              <w:r>
                <w:rPr>
                  <w:rFonts w:hint="eastAsia"/>
                  <w:highlight w:val="yellow"/>
                  <w:lang w:val="en-US" w:eastAsia="zh-CN"/>
                  <w:rPrChange w:id="209" w:author="G012787" w:date="2026-03-03T11:13:41Z">
                    <w:rPr>
                      <w:rFonts w:hint="eastAsia"/>
                      <w:lang w:val="en-US" w:eastAsia="zh-CN"/>
                    </w:rPr>
                  </w:rPrChange>
                </w:rPr>
                <w:t>相对</w:t>
              </w:r>
            </w:ins>
            <w:ins w:id="210" w:author="escx" w:date="2026-03-03T10:22:33Z">
              <w:r>
                <w:rPr>
                  <w:rFonts w:hint="eastAsia"/>
                  <w:highlight w:val="yellow"/>
                  <w:lang w:val="en-US" w:eastAsia="zh-CN"/>
                  <w:rPrChange w:id="211" w:author="G012787" w:date="2026-03-03T11:13:41Z">
                    <w:rPr>
                      <w:rFonts w:hint="eastAsia"/>
                      <w:lang w:val="en-US" w:eastAsia="zh-CN"/>
                    </w:rPr>
                  </w:rPrChange>
                </w:rPr>
                <w:t>压力过高报警</w:t>
              </w:r>
            </w:ins>
            <w:ins w:id="212" w:author="escx" w:date="2026-03-03T10:22:33Z">
              <w:r>
                <w:rPr>
                  <w:rFonts w:hint="eastAsia"/>
                  <w:highlight w:val="yellow"/>
                  <w:rPrChange w:id="213" w:author="G012787" w:date="2026-03-03T11:13:41Z">
                    <w:rPr>
                      <w:rFonts w:hint="eastAsia"/>
                    </w:rPr>
                  </w:rPrChange>
                </w:rPr>
                <w:t>（0：否；1：是）</w:t>
              </w:r>
              <w:bookmarkEnd w:id="118"/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  <w:highlight w:val="yellow"/>
                <w:rPrChange w:id="214" w:author="G012787" w:date="2026-03-03T11:13:41Z">
                  <w:rPr>
                    <w:rFonts w:hint="eastAsia"/>
                  </w:rPr>
                </w:rPrChange>
              </w:rPr>
            </w:pPr>
            <w:r>
              <w:rPr>
                <w:rFonts w:hint="eastAsia"/>
                <w:highlight w:val="yellow"/>
                <w:rPrChange w:id="215" w:author="G012787" w:date="2026-03-03T11:13:41Z">
                  <w:rPr>
                    <w:rFonts w:hint="eastAsia"/>
                  </w:rPr>
                </w:rPrChange>
              </w:rPr>
              <w:t>BIT6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  <w:highlight w:val="yellow"/>
                <w:rPrChange w:id="216" w:author="G012787" w:date="2026-03-03T11:13:41Z">
                  <w:rPr>
                    <w:rFonts w:hint="eastAsia"/>
                  </w:rPr>
                </w:rPrChange>
              </w:rPr>
            </w:pPr>
            <w:ins w:id="217" w:author="escx" w:date="2026-03-03T10:22:49Z">
              <w:r>
                <w:rPr>
                  <w:rFonts w:hint="eastAsia"/>
                  <w:highlight w:val="yellow"/>
                  <w:lang w:val="en-US" w:eastAsia="zh-CN"/>
                  <w:rPrChange w:id="218" w:author="G012787" w:date="2026-03-03T11:13:41Z">
                    <w:rPr>
                      <w:rFonts w:hint="eastAsia"/>
                      <w:lang w:val="en-US" w:eastAsia="zh-CN"/>
                    </w:rPr>
                  </w:rPrChange>
                </w:rPr>
                <w:t>相对</w:t>
              </w:r>
            </w:ins>
            <w:ins w:id="219" w:author="escx" w:date="2026-03-03T10:22:45Z">
              <w:r>
                <w:rPr>
                  <w:rFonts w:hint="eastAsia"/>
                  <w:highlight w:val="yellow"/>
                  <w:lang w:val="en-US" w:eastAsia="zh-CN"/>
                  <w:rPrChange w:id="220" w:author="G012787" w:date="2026-03-03T11:13:41Z">
                    <w:rPr>
                      <w:rFonts w:hint="eastAsia"/>
                      <w:lang w:val="en-US" w:eastAsia="zh-CN"/>
                    </w:rPr>
                  </w:rPrChange>
                </w:rPr>
                <w:t>压力过低报警</w:t>
              </w:r>
            </w:ins>
            <w:ins w:id="221" w:author="escx" w:date="2026-03-03T10:22:45Z">
              <w:r>
                <w:rPr>
                  <w:rFonts w:hint="eastAsia"/>
                  <w:highlight w:val="yellow"/>
                  <w:rPrChange w:id="222" w:author="G012787" w:date="2026-03-03T11:13:41Z">
                    <w:rPr>
                      <w:rFonts w:hint="eastAsia"/>
                    </w:rPr>
                  </w:rPrChange>
                </w:rPr>
                <w:t>（0：否；1：是）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076" w:type="dxa"/>
            <w:vMerge w:val="continue"/>
          </w:tcPr>
          <w:p>
            <w:pPr>
              <w:bidi w:val="0"/>
              <w:rPr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rFonts w:hint="eastAsia"/>
                <w:highlight w:val="yellow"/>
                <w:rPrChange w:id="223" w:author="G012787" w:date="2026-03-03T11:13:41Z">
                  <w:rPr>
                    <w:rFonts w:hint="eastAsia"/>
                  </w:rPr>
                </w:rPrChange>
              </w:rPr>
            </w:pPr>
            <w:r>
              <w:rPr>
                <w:rFonts w:hint="eastAsia"/>
                <w:highlight w:val="yellow"/>
                <w:rPrChange w:id="224" w:author="G012787" w:date="2026-03-03T11:13:41Z">
                  <w:rPr>
                    <w:rFonts w:hint="eastAsia"/>
                  </w:rPr>
                </w:rPrChange>
              </w:rPr>
              <w:t>BIT7</w:t>
            </w:r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rFonts w:hint="eastAsia"/>
                <w:highlight w:val="yellow"/>
                <w:rPrChange w:id="225" w:author="G012787" w:date="2026-03-03T11:13:41Z">
                  <w:rPr>
                    <w:rFonts w:hint="eastAsia"/>
                  </w:rPr>
                </w:rPrChange>
              </w:rPr>
            </w:pPr>
            <w:ins w:id="226" w:author="G012787" w:date="2026-03-03T11:02:25Z">
              <w:r>
                <w:rPr>
                  <w:rFonts w:hint="eastAsia"/>
                  <w:highlight w:val="yellow"/>
                  <w:lang w:val="en-US" w:eastAsia="zh-CN"/>
                  <w:rPrChange w:id="227" w:author="G012787" w:date="2026-03-03T11:13:41Z">
                    <w:rPr>
                      <w:rFonts w:hint="eastAsia"/>
                      <w:lang w:val="en-US" w:eastAsia="zh-CN"/>
                    </w:rPr>
                  </w:rPrChange>
                </w:rPr>
                <w:t>压力</w:t>
              </w:r>
            </w:ins>
            <w:ins w:id="228" w:author="escx" w:date="2026-03-03T10:26:14Z">
              <w:r>
                <w:rPr>
                  <w:rFonts w:hint="eastAsia"/>
                  <w:highlight w:val="yellow"/>
                  <w:lang w:val="en-US" w:eastAsia="zh-CN"/>
                  <w:rPrChange w:id="229" w:author="G012787" w:date="2026-03-03T11:13:41Z">
                    <w:rPr>
                      <w:rFonts w:hint="eastAsia"/>
                      <w:lang w:val="en-US" w:eastAsia="zh-CN"/>
                    </w:rPr>
                  </w:rPrChange>
                </w:rPr>
                <w:t>传感器</w:t>
              </w:r>
            </w:ins>
            <w:ins w:id="230" w:author="escx" w:date="2026-03-03T10:26:16Z">
              <w:r>
                <w:rPr>
                  <w:rFonts w:hint="eastAsia"/>
                  <w:highlight w:val="yellow"/>
                  <w:lang w:val="en-US" w:eastAsia="zh-CN"/>
                  <w:rPrChange w:id="231" w:author="G012787" w:date="2026-03-03T11:13:41Z">
                    <w:rPr>
                      <w:rFonts w:hint="eastAsia"/>
                      <w:lang w:val="en-US" w:eastAsia="zh-CN"/>
                    </w:rPr>
                  </w:rPrChange>
                </w:rPr>
                <w:t>超期</w:t>
              </w:r>
            </w:ins>
            <w:ins w:id="232" w:author="escx" w:date="2026-03-03T10:26:18Z">
              <w:r>
                <w:rPr>
                  <w:rFonts w:hint="eastAsia"/>
                  <w:highlight w:val="yellow"/>
                  <w:lang w:val="en-US" w:eastAsia="zh-CN"/>
                  <w:rPrChange w:id="233" w:author="G012787" w:date="2026-03-03T11:13:41Z">
                    <w:rPr>
                      <w:rFonts w:hint="eastAsia"/>
                      <w:lang w:val="en-US" w:eastAsia="zh-CN"/>
                    </w:rPr>
                  </w:rPrChange>
                </w:rPr>
                <w:t>未</w:t>
              </w:r>
            </w:ins>
            <w:ins w:id="234" w:author="escx" w:date="2026-03-03T10:26:21Z">
              <w:r>
                <w:rPr>
                  <w:rFonts w:hint="eastAsia"/>
                  <w:highlight w:val="yellow"/>
                  <w:lang w:val="en-US" w:eastAsia="zh-CN"/>
                  <w:rPrChange w:id="235" w:author="G012787" w:date="2026-03-03T11:13:41Z">
                    <w:rPr>
                      <w:rFonts w:hint="eastAsia"/>
                      <w:lang w:val="en-US" w:eastAsia="zh-CN"/>
                    </w:rPr>
                  </w:rPrChange>
                </w:rPr>
                <w:t>校准</w:t>
              </w:r>
            </w:ins>
            <w:ins w:id="236" w:author="escx" w:date="2026-03-03T10:26:28Z">
              <w:r>
                <w:rPr>
                  <w:rFonts w:hint="eastAsia"/>
                  <w:highlight w:val="yellow"/>
                  <w:lang w:val="en-US" w:eastAsia="zh-CN"/>
                  <w:rPrChange w:id="237" w:author="G012787" w:date="2026-03-03T11:13:41Z">
                    <w:rPr>
                      <w:rFonts w:hint="eastAsia"/>
                      <w:lang w:val="en-US" w:eastAsia="zh-CN"/>
                    </w:rPr>
                  </w:rPrChange>
                </w:rPr>
                <w:t>报警</w:t>
              </w:r>
            </w:ins>
            <w:ins w:id="238" w:author="escx" w:date="2026-03-03T10:26:34Z">
              <w:r>
                <w:rPr>
                  <w:rFonts w:hint="eastAsia"/>
                  <w:highlight w:val="yellow"/>
                  <w:rPrChange w:id="239" w:author="G012787" w:date="2026-03-03T11:13:41Z">
                    <w:rPr>
                      <w:rFonts w:hint="eastAsia"/>
                    </w:rPr>
                  </w:rPrChange>
                </w:rPr>
                <w:t>（0：否；1：是）</w:t>
              </w:r>
            </w:ins>
          </w:p>
        </w:tc>
      </w:tr>
    </w:tbl>
    <w:p>
      <w:pPr>
        <w:pStyle w:val="18"/>
        <w:ind w:left="111"/>
        <w:rPr>
          <w:rFonts w:hint="default" w:ascii="Arial" w:hAnsi="Arial" w:eastAsia="宋体" w:cs="Arial"/>
          <w:spacing w:val="-1"/>
          <w:sz w:val="21"/>
          <w:highlight w:val="none"/>
        </w:rPr>
      </w:pPr>
    </w:p>
    <w:p>
      <w:pPr>
        <w:pStyle w:val="18"/>
        <w:ind w:left="111"/>
        <w:rPr>
          <w:ins w:id="240" w:author="G012787" w:date="2026-03-03T11:20:17Z"/>
          <w:rFonts w:hint="eastAsia" w:ascii="Arial" w:hAnsi="Arial" w:cs="Arial"/>
          <w:spacing w:val="-1"/>
          <w:sz w:val="21"/>
          <w:highlight w:val="none"/>
          <w:lang w:val="en-US" w:eastAsia="zh-CN"/>
        </w:rPr>
      </w:pPr>
      <w:r>
        <w:rPr>
          <w:rFonts w:hint="eastAsia" w:ascii="Arial" w:hAnsi="Arial" w:cs="Arial"/>
          <w:spacing w:val="-1"/>
          <w:sz w:val="21"/>
          <w:highlight w:val="none"/>
          <w:lang w:val="en-US" w:eastAsia="zh-CN"/>
        </w:rPr>
        <w:t xml:space="preserve">        </w:t>
      </w:r>
    </w:p>
    <w:p>
      <w:pPr>
        <w:bidi w:val="0"/>
        <w:jc w:val="center"/>
        <w:rPr>
          <w:ins w:id="241" w:author="G012787" w:date="2026-03-03T11:20:20Z"/>
          <w:rFonts w:hint="default"/>
        </w:rPr>
      </w:pPr>
      <w:ins w:id="242" w:author="G012787" w:date="2026-03-03T11:20:20Z">
        <w:r>
          <w:rPr>
            <w:rFonts w:hint="default"/>
          </w:rPr>
          <w:t>表 A.1.</w:t>
        </w:r>
      </w:ins>
      <w:ins w:id="243" w:author="G012787" w:date="2026-03-03T11:20:33Z">
        <w:r>
          <w:rPr>
            <w:rFonts w:hint="eastAsia"/>
            <w:lang w:val="en-US" w:eastAsia="zh-CN"/>
          </w:rPr>
          <w:t>3</w:t>
        </w:r>
      </w:ins>
      <w:ins w:id="244" w:author="G012787" w:date="2026-03-03T11:20:20Z">
        <w:r>
          <w:rPr>
            <w:rFonts w:hint="default"/>
          </w:rPr>
          <w:t xml:space="preserve"> </w:t>
        </w:r>
      </w:ins>
      <w:ins w:id="245" w:author="G012787" w:date="2026-03-03T11:21:14Z">
        <w:r>
          <w:rPr>
            <w:rFonts w:hint="default"/>
          </w:rPr>
          <w:t>终端厂商自定义终端状态</w:t>
        </w:r>
      </w:ins>
    </w:p>
    <w:tbl>
      <w:tblPr>
        <w:tblStyle w:val="14"/>
        <w:tblW w:w="89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988"/>
        <w:gridCol w:w="68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246" w:author="G012787" w:date="2026-03-03T11:20:20Z"/>
        </w:trPr>
        <w:tc>
          <w:tcPr>
            <w:tcW w:w="1076" w:type="dxa"/>
            <w:shd w:val="clear" w:color="auto" w:fill="D7D7D7" w:themeFill="background1" w:themeFillShade="D8"/>
          </w:tcPr>
          <w:p>
            <w:pPr>
              <w:bidi w:val="0"/>
              <w:rPr>
                <w:ins w:id="247" w:author="G012787" w:date="2026-03-03T11:20:20Z"/>
              </w:rPr>
            </w:pPr>
            <w:ins w:id="248" w:author="G012787" w:date="2026-03-03T11:20:20Z">
              <w:r>
                <w:rPr>
                  <w:rFonts w:hint="eastAsia"/>
                </w:rPr>
                <w:t>字节</w:t>
              </w:r>
            </w:ins>
          </w:p>
        </w:tc>
        <w:tc>
          <w:tcPr>
            <w:tcW w:w="988" w:type="dxa"/>
            <w:shd w:val="clear" w:color="auto" w:fill="D7D7D7" w:themeFill="background1" w:themeFillShade="D8"/>
          </w:tcPr>
          <w:p>
            <w:pPr>
              <w:bidi w:val="0"/>
              <w:rPr>
                <w:ins w:id="249" w:author="G012787" w:date="2026-03-03T11:20:20Z"/>
              </w:rPr>
            </w:pPr>
            <w:ins w:id="250" w:author="G012787" w:date="2026-03-03T11:20:20Z">
              <w:r>
                <w:rPr>
                  <w:rFonts w:hint="eastAsia"/>
                </w:rPr>
                <w:t>BIT</w:t>
              </w:r>
            </w:ins>
          </w:p>
        </w:tc>
        <w:tc>
          <w:tcPr>
            <w:tcW w:w="6885" w:type="dxa"/>
            <w:shd w:val="clear" w:color="auto" w:fill="D7D7D7" w:themeFill="background1" w:themeFillShade="D8"/>
          </w:tcPr>
          <w:p>
            <w:pPr>
              <w:bidi w:val="0"/>
              <w:rPr>
                <w:ins w:id="251" w:author="G012787" w:date="2026-03-03T11:20:20Z"/>
              </w:rPr>
            </w:pPr>
            <w:ins w:id="252" w:author="G012787" w:date="2026-03-03T11:20:20Z">
              <w:r>
                <w:rPr>
                  <w:rFonts w:hint="eastAsia"/>
                </w:rPr>
                <w:t>说明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  <w:ins w:id="253" w:author="G012787" w:date="2026-03-03T11:20:20Z"/>
        </w:trPr>
        <w:tc>
          <w:tcPr>
            <w:tcW w:w="1076" w:type="dxa"/>
            <w:vMerge w:val="restart"/>
          </w:tcPr>
          <w:p>
            <w:pPr>
              <w:bidi w:val="0"/>
              <w:rPr>
                <w:ins w:id="254" w:author="G012787" w:date="2026-03-03T11:20:20Z"/>
                <w:rFonts w:hint="eastAsia"/>
              </w:rPr>
            </w:pPr>
            <w:ins w:id="255" w:author="G012787" w:date="2026-03-03T11:20:20Z">
              <w:r>
                <w:rPr>
                  <w:rFonts w:hint="eastAsia"/>
                </w:rPr>
                <w:t>BYTE0</w:t>
              </w:r>
            </w:ins>
          </w:p>
        </w:tc>
        <w:tc>
          <w:tcPr>
            <w:tcW w:w="988" w:type="dxa"/>
          </w:tcPr>
          <w:p>
            <w:pPr>
              <w:bidi w:val="0"/>
              <w:rPr>
                <w:ins w:id="256" w:author="G012787" w:date="2026-03-03T11:20:20Z"/>
                <w:rFonts w:hint="eastAsia"/>
                <w:highlight w:val="yellow"/>
                <w:rPrChange w:id="257" w:author="G012787" w:date="2026-03-03T11:22:29Z">
                  <w:rPr>
                    <w:ins w:id="258" w:author="G012787" w:date="2026-03-03T11:20:20Z"/>
                    <w:rFonts w:hint="eastAsia"/>
                  </w:rPr>
                </w:rPrChange>
              </w:rPr>
            </w:pPr>
            <w:ins w:id="259" w:author="G012787" w:date="2026-03-03T11:20:20Z">
              <w:r>
                <w:rPr>
                  <w:rFonts w:hint="eastAsia"/>
                  <w:highlight w:val="yellow"/>
                  <w:rPrChange w:id="260" w:author="G012787" w:date="2026-03-03T11:22:29Z">
                    <w:rPr>
                      <w:rFonts w:hint="eastAsia"/>
                    </w:rPr>
                  </w:rPrChange>
                </w:rPr>
                <w:t>BIT0</w:t>
              </w:r>
            </w:ins>
          </w:p>
        </w:tc>
        <w:tc>
          <w:tcPr>
            <w:tcW w:w="6885" w:type="dxa"/>
          </w:tcPr>
          <w:p>
            <w:pPr>
              <w:bidi w:val="0"/>
              <w:rPr>
                <w:ins w:id="261" w:author="G012787" w:date="2026-03-03T11:20:20Z"/>
                <w:rFonts w:hint="eastAsia"/>
                <w:highlight w:val="yellow"/>
                <w:rPrChange w:id="262" w:author="G012787" w:date="2026-03-03T11:22:29Z">
                  <w:rPr>
                    <w:ins w:id="263" w:author="G012787" w:date="2026-03-03T11:20:20Z"/>
                    <w:rFonts w:hint="eastAsia"/>
                  </w:rPr>
                </w:rPrChange>
              </w:rPr>
            </w:pPr>
            <w:ins w:id="264" w:author="G012787" w:date="2026-03-03T11:22:24Z">
              <w:r>
                <w:rPr>
                  <w:rFonts w:hint="eastAsia"/>
                  <w:highlight w:val="yellow"/>
                  <w:lang w:val="en-US" w:eastAsia="zh-CN"/>
                  <w:rPrChange w:id="265" w:author="G012787" w:date="2026-03-03T11:22:29Z">
                    <w:rPr>
                      <w:rFonts w:hint="eastAsia"/>
                      <w:lang w:val="en-US" w:eastAsia="zh-CN"/>
                    </w:rPr>
                  </w:rPrChange>
                </w:rPr>
                <w:t>环境大气</w:t>
              </w:r>
            </w:ins>
            <w:ins w:id="266" w:author="G012787" w:date="2026-03-03T11:22:24Z">
              <w:r>
                <w:rPr>
                  <w:rFonts w:hint="eastAsia"/>
                  <w:highlight w:val="yellow"/>
                  <w:rPrChange w:id="267" w:author="G012787" w:date="2026-03-03T11:22:29Z">
                    <w:rPr>
                      <w:rFonts w:hint="eastAsia"/>
                    </w:rPr>
                  </w:rPrChange>
                </w:rPr>
                <w:t>压</w:t>
              </w:r>
            </w:ins>
            <w:ins w:id="268" w:author="G012787" w:date="2026-03-03T11:22:24Z">
              <w:r>
                <w:rPr>
                  <w:rFonts w:hint="eastAsia"/>
                  <w:highlight w:val="yellow"/>
                  <w:lang w:val="en-US" w:eastAsia="zh-CN"/>
                  <w:rPrChange w:id="269" w:author="G012787" w:date="2026-03-03T11:22:29Z">
                    <w:rPr>
                      <w:rFonts w:hint="eastAsia"/>
                      <w:lang w:val="en-US" w:eastAsia="zh-CN"/>
                    </w:rPr>
                  </w:rPrChange>
                </w:rPr>
                <w:t>传感器</w:t>
              </w:r>
            </w:ins>
            <w:ins w:id="270" w:author="G012787" w:date="2026-03-03T11:22:24Z">
              <w:r>
                <w:rPr>
                  <w:rFonts w:hint="eastAsia"/>
                  <w:highlight w:val="yellow"/>
                  <w:rPrChange w:id="271" w:author="G012787" w:date="2026-03-03T11:22:29Z">
                    <w:rPr>
                      <w:rFonts w:hint="eastAsia"/>
                    </w:rPr>
                  </w:rPrChange>
                </w:rPr>
                <w:t>异常（0：否；1：是）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  <w:ins w:id="272" w:author="G012787" w:date="2026-03-03T11:20:20Z"/>
        </w:trPr>
        <w:tc>
          <w:tcPr>
            <w:tcW w:w="1076" w:type="dxa"/>
            <w:vMerge w:val="continue"/>
          </w:tcPr>
          <w:p>
            <w:pPr>
              <w:bidi w:val="0"/>
              <w:rPr>
                <w:ins w:id="273" w:author="G012787" w:date="2026-03-03T11:20:20Z"/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ins w:id="274" w:author="G012787" w:date="2026-03-03T11:20:20Z"/>
                <w:rFonts w:hint="eastAsia"/>
              </w:rPr>
            </w:pPr>
            <w:ins w:id="275" w:author="G012787" w:date="2026-03-03T11:20:20Z">
              <w:r>
                <w:rPr>
                  <w:rFonts w:hint="eastAsia"/>
                </w:rPr>
                <w:t>BIT1</w:t>
              </w:r>
            </w:ins>
          </w:p>
        </w:tc>
        <w:tc>
          <w:tcPr>
            <w:tcW w:w="6885" w:type="dxa"/>
          </w:tcPr>
          <w:p>
            <w:pPr>
              <w:bidi w:val="0"/>
              <w:rPr>
                <w:ins w:id="276" w:author="G012787" w:date="2026-03-03T11:20:20Z"/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  <w:ins w:id="277" w:author="G012787" w:date="2026-03-03T11:20:20Z"/>
        </w:trPr>
        <w:tc>
          <w:tcPr>
            <w:tcW w:w="1076" w:type="dxa"/>
            <w:vMerge w:val="continue"/>
          </w:tcPr>
          <w:p>
            <w:pPr>
              <w:bidi w:val="0"/>
              <w:rPr>
                <w:ins w:id="278" w:author="G012787" w:date="2026-03-03T11:20:20Z"/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ins w:id="279" w:author="G012787" w:date="2026-03-03T11:20:20Z"/>
                <w:rFonts w:hint="eastAsia"/>
              </w:rPr>
            </w:pPr>
            <w:ins w:id="280" w:author="G012787" w:date="2026-03-03T11:20:20Z">
              <w:r>
                <w:rPr>
                  <w:rFonts w:hint="eastAsia"/>
                </w:rPr>
                <w:t>BIT2</w:t>
              </w:r>
            </w:ins>
          </w:p>
        </w:tc>
        <w:tc>
          <w:tcPr>
            <w:tcW w:w="6885" w:type="dxa"/>
          </w:tcPr>
          <w:p>
            <w:pPr>
              <w:bidi w:val="0"/>
              <w:rPr>
                <w:ins w:id="281" w:author="G012787" w:date="2026-03-03T11:20:20Z"/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  <w:ins w:id="282" w:author="G012787" w:date="2026-03-03T11:20:20Z"/>
        </w:trPr>
        <w:tc>
          <w:tcPr>
            <w:tcW w:w="1076" w:type="dxa"/>
            <w:vMerge w:val="continue"/>
          </w:tcPr>
          <w:p>
            <w:pPr>
              <w:bidi w:val="0"/>
              <w:rPr>
                <w:ins w:id="283" w:author="G012787" w:date="2026-03-03T11:20:20Z"/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ins w:id="284" w:author="G012787" w:date="2026-03-03T11:20:20Z"/>
                <w:rFonts w:hint="eastAsia"/>
              </w:rPr>
            </w:pPr>
            <w:ins w:id="285" w:author="G012787" w:date="2026-03-03T11:20:20Z">
              <w:r>
                <w:rPr>
                  <w:rFonts w:hint="eastAsia"/>
                </w:rPr>
                <w:t>BIT3</w:t>
              </w:r>
            </w:ins>
          </w:p>
        </w:tc>
        <w:tc>
          <w:tcPr>
            <w:tcW w:w="6885" w:type="dxa"/>
          </w:tcPr>
          <w:p>
            <w:pPr>
              <w:bidi w:val="0"/>
              <w:rPr>
                <w:ins w:id="286" w:author="G012787" w:date="2026-03-03T11:20:20Z"/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287" w:author="G012787" w:date="2026-03-03T11:20:20Z"/>
        </w:trPr>
        <w:tc>
          <w:tcPr>
            <w:tcW w:w="1076" w:type="dxa"/>
            <w:vMerge w:val="continue"/>
          </w:tcPr>
          <w:p>
            <w:pPr>
              <w:bidi w:val="0"/>
              <w:rPr>
                <w:ins w:id="288" w:author="G012787" w:date="2026-03-03T11:20:20Z"/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ins w:id="289" w:author="G012787" w:date="2026-03-03T11:20:20Z"/>
                <w:rFonts w:hint="eastAsia"/>
              </w:rPr>
            </w:pPr>
            <w:ins w:id="290" w:author="G012787" w:date="2026-03-03T11:20:20Z">
              <w:r>
                <w:rPr>
                  <w:rFonts w:hint="eastAsia"/>
                </w:rPr>
                <w:t>BIT4</w:t>
              </w:r>
            </w:ins>
          </w:p>
        </w:tc>
        <w:tc>
          <w:tcPr>
            <w:tcW w:w="6885" w:type="dxa"/>
          </w:tcPr>
          <w:p>
            <w:pPr>
              <w:bidi w:val="0"/>
              <w:rPr>
                <w:ins w:id="291" w:author="G012787" w:date="2026-03-03T11:20:20Z"/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292" w:author="G012787" w:date="2026-03-03T11:20:20Z"/>
        </w:trPr>
        <w:tc>
          <w:tcPr>
            <w:tcW w:w="1076" w:type="dxa"/>
            <w:vMerge w:val="continue"/>
          </w:tcPr>
          <w:p>
            <w:pPr>
              <w:bidi w:val="0"/>
              <w:rPr>
                <w:ins w:id="293" w:author="G012787" w:date="2026-03-03T11:20:20Z"/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ins w:id="294" w:author="G012787" w:date="2026-03-03T11:20:20Z"/>
                <w:rFonts w:hint="eastAsia"/>
              </w:rPr>
            </w:pPr>
            <w:ins w:id="295" w:author="G012787" w:date="2026-03-03T11:20:20Z">
              <w:r>
                <w:rPr>
                  <w:rFonts w:hint="eastAsia"/>
                </w:rPr>
                <w:t>BIT5</w:t>
              </w:r>
            </w:ins>
          </w:p>
        </w:tc>
        <w:tc>
          <w:tcPr>
            <w:tcW w:w="6885" w:type="dxa"/>
          </w:tcPr>
          <w:p>
            <w:pPr>
              <w:bidi w:val="0"/>
              <w:rPr>
                <w:ins w:id="296" w:author="G012787" w:date="2026-03-03T11:20:20Z"/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ins w:id="297" w:author="G012787" w:date="2026-03-03T11:20:20Z"/>
        </w:trPr>
        <w:tc>
          <w:tcPr>
            <w:tcW w:w="1076" w:type="dxa"/>
            <w:vMerge w:val="continue"/>
          </w:tcPr>
          <w:p>
            <w:pPr>
              <w:bidi w:val="0"/>
              <w:rPr>
                <w:ins w:id="298" w:author="G012787" w:date="2026-03-03T11:20:20Z"/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ins w:id="299" w:author="G012787" w:date="2026-03-03T11:20:20Z"/>
                <w:rFonts w:hint="eastAsia"/>
              </w:rPr>
            </w:pPr>
            <w:ins w:id="300" w:author="G012787" w:date="2026-03-03T11:20:20Z">
              <w:r>
                <w:rPr>
                  <w:rFonts w:hint="eastAsia"/>
                </w:rPr>
                <w:t>BIT6</w:t>
              </w:r>
            </w:ins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ins w:id="301" w:author="G012787" w:date="2026-03-03T11:20:20Z"/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  <w:ins w:id="302" w:author="G012787" w:date="2026-03-03T11:20:20Z"/>
        </w:trPr>
        <w:tc>
          <w:tcPr>
            <w:tcW w:w="1076" w:type="dxa"/>
            <w:vMerge w:val="continue"/>
          </w:tcPr>
          <w:p>
            <w:pPr>
              <w:bidi w:val="0"/>
              <w:rPr>
                <w:ins w:id="303" w:author="G012787" w:date="2026-03-03T11:20:20Z"/>
                <w:rFonts w:hint="eastAsia"/>
              </w:rPr>
            </w:pPr>
          </w:p>
        </w:tc>
        <w:tc>
          <w:tcPr>
            <w:tcW w:w="988" w:type="dxa"/>
          </w:tcPr>
          <w:p>
            <w:pPr>
              <w:bidi w:val="0"/>
              <w:rPr>
                <w:ins w:id="304" w:author="G012787" w:date="2026-03-03T11:20:20Z"/>
                <w:rFonts w:hint="eastAsia"/>
              </w:rPr>
            </w:pPr>
            <w:ins w:id="305" w:author="G012787" w:date="2026-03-03T11:20:20Z">
              <w:r>
                <w:rPr>
                  <w:rFonts w:hint="eastAsia"/>
                </w:rPr>
                <w:t>BIT7</w:t>
              </w:r>
            </w:ins>
          </w:p>
        </w:tc>
        <w:tc>
          <w:tcPr>
            <w:tcW w:w="6885" w:type="dxa"/>
            <w:vAlign w:val="center"/>
          </w:tcPr>
          <w:p>
            <w:pPr>
              <w:bidi w:val="0"/>
              <w:rPr>
                <w:ins w:id="306" w:author="G012787" w:date="2026-03-03T11:20:20Z"/>
                <w:rFonts w:hint="eastAsia"/>
              </w:rPr>
            </w:pPr>
          </w:p>
        </w:tc>
      </w:tr>
    </w:tbl>
    <w:p>
      <w:pPr>
        <w:pStyle w:val="18"/>
        <w:ind w:left="111"/>
        <w:rPr>
          <w:ins w:id="307" w:author="G012787" w:date="2026-03-03T11:20:17Z"/>
          <w:rFonts w:hint="eastAsia" w:ascii="Arial" w:hAnsi="Arial" w:cs="Arial"/>
          <w:spacing w:val="-1"/>
          <w:sz w:val="21"/>
          <w:highlight w:val="none"/>
          <w:lang w:val="en-US" w:eastAsia="zh-CN"/>
        </w:rPr>
      </w:pPr>
    </w:p>
    <w:p>
      <w:pPr>
        <w:pStyle w:val="18"/>
        <w:ind w:left="111" w:firstLine="547" w:firstLineChars="263"/>
        <w:rPr>
          <w:rFonts w:hint="eastAsia" w:ascii="Arial" w:hAnsi="Arial" w:eastAsia="宋体" w:cs="Arial"/>
          <w:spacing w:val="-1"/>
          <w:sz w:val="21"/>
          <w:highlight w:val="none"/>
          <w:lang w:val="en-US" w:eastAsia="zh-CN"/>
        </w:rPr>
      </w:pPr>
      <w:r>
        <w:rPr>
          <w:rFonts w:hint="eastAsia" w:ascii="Arial" w:hAnsi="Arial" w:cs="Arial"/>
          <w:spacing w:val="-1"/>
          <w:sz w:val="21"/>
          <w:highlight w:val="none"/>
          <w:lang w:val="en-US" w:eastAsia="zh-CN"/>
        </w:rPr>
        <w:t>备注： 不支持的报警，bit位 置0 。</w:t>
      </w:r>
    </w:p>
    <w:p>
      <w:pPr>
        <w:pStyle w:val="18"/>
        <w:ind w:left="111" w:firstLine="3595"/>
        <w:rPr>
          <w:rFonts w:hint="eastAsia" w:ascii="Arial" w:hAnsi="Arial" w:eastAsia="宋体" w:cs="Arial"/>
          <w:spacing w:val="-1"/>
          <w:sz w:val="21"/>
          <w:highlight w:val="none"/>
          <w:lang w:val="en-US" w:eastAsia="zh-CN"/>
        </w:rPr>
        <w:sectPr>
          <w:headerReference r:id="rId10" w:type="default"/>
          <w:footerReference r:id="rId11" w:type="default"/>
          <w:pgSz w:w="11910" w:h="16850"/>
          <w:pgMar w:top="1080" w:right="520" w:bottom="1200" w:left="1180" w:header="864" w:footer="1006" w:gutter="0"/>
          <w:cols w:space="720" w:num="1"/>
        </w:sectPr>
      </w:pPr>
      <w:r>
        <w:rPr>
          <w:rFonts w:hint="eastAsia" w:ascii="Arial" w:hAnsi="Arial" w:cs="Arial"/>
          <w:spacing w:val="-1"/>
          <w:sz w:val="21"/>
          <w:highlight w:val="none"/>
          <w:lang w:val="en-US" w:eastAsia="zh-CN"/>
        </w:rPr>
        <w:t xml:space="preserve">  </w:t>
      </w:r>
    </w:p>
    <w:p>
      <w:pPr>
        <w:pStyle w:val="6"/>
        <w:bidi w:val="0"/>
        <w:rPr>
          <w:rFonts w:hint="default" w:ascii="Arial" w:hAnsi="Arial" w:eastAsia="宋体" w:cs="Arial"/>
          <w:sz w:val="28"/>
          <w:highlight w:val="none"/>
        </w:rPr>
      </w:pPr>
      <w:bookmarkStart w:id="119" w:name="_bookmark39"/>
      <w:bookmarkEnd w:id="119"/>
      <w:r>
        <w:rPr>
          <w:rFonts w:hint="eastAsia"/>
          <w:sz w:val="18"/>
          <w:szCs w:val="15"/>
          <w:lang w:val="en-US" w:eastAsia="zh-CN"/>
        </w:rPr>
        <w:t>A.2</w:t>
      </w:r>
      <w:r>
        <w:rPr>
          <w:rFonts w:hint="default"/>
          <w:sz w:val="18"/>
          <w:szCs w:val="15"/>
        </w:rPr>
        <w:t>记录数据</w:t>
      </w:r>
    </w:p>
    <w:p>
      <w:pPr>
        <w:pStyle w:val="2"/>
        <w:spacing w:before="1" w:line="268" w:lineRule="auto"/>
        <w:ind w:left="0" w:right="1257" w:firstLine="720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2"/>
          <w:highlight w:val="none"/>
        </w:rPr>
        <w:t>所有记录数据都是只读的，使用读取记录功能码读取或通过“数据上报”功能码主动上</w:t>
      </w:r>
      <w:r>
        <w:rPr>
          <w:rFonts w:hint="default" w:ascii="Arial" w:hAnsi="Arial" w:eastAsia="宋体" w:cs="Arial"/>
          <w:highlight w:val="none"/>
        </w:rPr>
        <w:t>报。</w:t>
      </w:r>
    </w:p>
    <w:p>
      <w:pPr>
        <w:pStyle w:val="2"/>
        <w:spacing w:before="3"/>
        <w:rPr>
          <w:rFonts w:hint="default" w:ascii="Arial" w:hAnsi="Arial" w:eastAsia="宋体" w:cs="Arial"/>
          <w:sz w:val="14"/>
          <w:highlight w:val="none"/>
        </w:rPr>
      </w:pPr>
    </w:p>
    <w:p>
      <w:pPr>
        <w:spacing w:before="1"/>
        <w:ind w:left="2462" w:right="3103" w:firstLine="0"/>
        <w:jc w:val="center"/>
        <w:rPr>
          <w:rFonts w:hint="default" w:ascii="Arial" w:hAnsi="Arial" w:eastAsia="宋体" w:cs="Arial"/>
          <w:sz w:val="19"/>
          <w:highlight w:val="none"/>
        </w:rPr>
      </w:pPr>
      <w:r>
        <w:rPr>
          <w:rFonts w:hint="default" w:ascii="Arial" w:hAnsi="Arial" w:eastAsia="宋体" w:cs="Arial"/>
          <w:spacing w:val="-11"/>
          <w:sz w:val="19"/>
          <w:highlight w:val="none"/>
        </w:rPr>
        <w:t xml:space="preserve">表 </w:t>
      </w:r>
      <w:r>
        <w:rPr>
          <w:rFonts w:hint="default" w:ascii="Arial" w:hAnsi="Arial" w:eastAsia="宋体" w:cs="Arial"/>
          <w:sz w:val="19"/>
          <w:highlight w:val="none"/>
        </w:rPr>
        <w:t>A.2</w:t>
      </w:r>
      <w:r>
        <w:rPr>
          <w:rFonts w:hint="default" w:ascii="Arial" w:hAnsi="Arial" w:eastAsia="宋体" w:cs="Arial"/>
          <w:spacing w:val="72"/>
          <w:sz w:val="19"/>
          <w:highlight w:val="none"/>
        </w:rPr>
        <w:t xml:space="preserve"> </w:t>
      </w:r>
      <w:r>
        <w:rPr>
          <w:rFonts w:hint="default" w:ascii="Arial" w:hAnsi="Arial" w:eastAsia="宋体" w:cs="Arial"/>
          <w:spacing w:val="15"/>
          <w:sz w:val="19"/>
          <w:highlight w:val="none"/>
        </w:rPr>
        <w:t>记录数据对象</w:t>
      </w:r>
    </w:p>
    <w:tbl>
      <w:tblPr>
        <w:tblStyle w:val="13"/>
        <w:tblpPr w:leftFromText="180" w:rightFromText="180" w:vertAnchor="text" w:horzAnchor="page" w:tblpX="1251" w:tblpY="116"/>
        <w:tblOverlap w:val="never"/>
        <w:tblW w:w="958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1"/>
        <w:gridCol w:w="2434"/>
        <w:gridCol w:w="1006"/>
        <w:gridCol w:w="4911"/>
        <w:gridCol w:w="390"/>
        <w:tblGridChange w:id="308">
          <w:tblGrid>
            <w:gridCol w:w="841"/>
            <w:gridCol w:w="2434"/>
            <w:gridCol w:w="1006"/>
            <w:gridCol w:w="4911"/>
            <w:gridCol w:w="390"/>
          </w:tblGrid>
        </w:tblGridChange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841" w:type="dxa"/>
            <w:shd w:val="clear" w:color="auto" w:fill="D7D7D7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ID</w:t>
            </w:r>
          </w:p>
        </w:tc>
        <w:tc>
          <w:tcPr>
            <w:tcW w:w="2434" w:type="dxa"/>
            <w:shd w:val="clear" w:color="auto" w:fill="D7D7D7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数据对象名称</w:t>
            </w:r>
          </w:p>
        </w:tc>
        <w:tc>
          <w:tcPr>
            <w:tcW w:w="1006" w:type="dxa"/>
            <w:shd w:val="clear" w:color="auto" w:fill="D7D7D7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长度</w:t>
            </w:r>
          </w:p>
        </w:tc>
        <w:tc>
          <w:tcPr>
            <w:tcW w:w="4911" w:type="dxa"/>
            <w:shd w:val="clear" w:color="auto" w:fill="D7D7D7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内容</w:t>
            </w:r>
          </w:p>
        </w:tc>
        <w:tc>
          <w:tcPr>
            <w:tcW w:w="390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加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密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" w:hRule="atLeast"/>
        </w:trPr>
        <w:tc>
          <w:tcPr>
            <w:tcW w:w="841" w:type="dxa"/>
            <w:vMerge w:val="restart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100</w:t>
            </w:r>
            <w:r>
              <w:rPr>
                <w:rFonts w:hint="eastAsia"/>
                <w:highlight w:val="none"/>
                <w:lang w:val="en-US" w:eastAsia="zh-CN"/>
              </w:rPr>
              <w:t>0</w:t>
            </w:r>
            <w:r>
              <w:rPr>
                <w:rFonts w:hint="default"/>
                <w:highlight w:val="none"/>
              </w:rPr>
              <w:t>H</w:t>
            </w:r>
          </w:p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2434" w:type="dxa"/>
            <w:vMerge w:val="restart"/>
          </w:tcPr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读时间段事件记录（下行）</w:t>
            </w:r>
          </w:p>
        </w:tc>
        <w:tc>
          <w:tcPr>
            <w:tcW w:w="1006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</w:t>
            </w:r>
          </w:p>
        </w:tc>
        <w:tc>
          <w:tcPr>
            <w:tcW w:w="4911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事件代码，FFFFH表示所有类型，其他类型参考表A.7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>
            <w:pPr>
              <w:ind w:left="0" w:leftChars="0" w:right="0" w:rightChars="0"/>
              <w:jc w:val="center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" w:hRule="atLeast"/>
        </w:trPr>
        <w:tc>
          <w:tcPr>
            <w:tcW w:w="841" w:type="dxa"/>
            <w:vMerge w:val="continue"/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6</w:t>
            </w:r>
          </w:p>
        </w:tc>
        <w:tc>
          <w:tcPr>
            <w:tcW w:w="4911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起始时间，YYMMDDhhmmss,FFFFFFFFFFFFH表示结束时间之前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>
            <w:pPr>
              <w:ind w:left="0" w:leftChars="0" w:right="0" w:rightChars="0"/>
              <w:jc w:val="center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" w:hRule="atLeast"/>
        </w:trPr>
        <w:tc>
          <w:tcPr>
            <w:tcW w:w="841" w:type="dxa"/>
            <w:vMerge w:val="continue"/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6</w:t>
            </w:r>
          </w:p>
        </w:tc>
        <w:tc>
          <w:tcPr>
            <w:tcW w:w="4911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结束时间，YYMMDDhhmmss,FFFFFFFFFFFFH表示结束时间之后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>
            <w:pPr>
              <w:ind w:left="0" w:leftChars="0" w:right="0" w:rightChars="0"/>
              <w:jc w:val="center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" w:hRule="atLeast"/>
        </w:trPr>
        <w:tc>
          <w:tcPr>
            <w:tcW w:w="841" w:type="dxa"/>
            <w:vMerge w:val="continue"/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</w:t>
            </w:r>
          </w:p>
        </w:tc>
        <w:tc>
          <w:tcPr>
            <w:tcW w:w="4911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记录条数，1字符，应答不超过该条数。FFH表示不限定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>
            <w:pPr>
              <w:ind w:left="0" w:leftChars="0" w:right="0" w:rightChars="0"/>
              <w:jc w:val="center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" w:hRule="atLeast"/>
        </w:trPr>
        <w:tc>
          <w:tcPr>
            <w:tcW w:w="841" w:type="dxa"/>
            <w:vMerge w:val="continue"/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restart"/>
            <w:tcBorders>
              <w:top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读时间段事件记录（上行）</w:t>
            </w:r>
          </w:p>
        </w:tc>
        <w:tc>
          <w:tcPr>
            <w:tcW w:w="1006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</w:t>
            </w:r>
          </w:p>
        </w:tc>
        <w:tc>
          <w:tcPr>
            <w:tcW w:w="4911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本帧记录条数（1字节），记为N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>
            <w:pPr>
              <w:ind w:left="0" w:leftChars="0" w:right="0" w:rightChars="0"/>
              <w:jc w:val="center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" w:hRule="atLeast"/>
        </w:trPr>
        <w:tc>
          <w:tcPr>
            <w:tcW w:w="841" w:type="dxa"/>
            <w:vMerge w:val="continue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N*9</w:t>
            </w:r>
          </w:p>
        </w:tc>
        <w:tc>
          <w:tcPr>
            <w:tcW w:w="4911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事件记录数量（事件记录格式参考附录A.6）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>
            <w:pPr>
              <w:ind w:left="0" w:leftChars="0" w:right="0" w:rightChars="0"/>
              <w:jc w:val="center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841" w:type="dxa"/>
            <w:vMerge w:val="restart"/>
            <w:tcBorders>
              <w:top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1001H</w:t>
            </w:r>
          </w:p>
        </w:tc>
        <w:tc>
          <w:tcPr>
            <w:tcW w:w="2434" w:type="dxa"/>
            <w:vMerge w:val="restart"/>
            <w:tcBorders>
              <w:top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读最新事件记录请求</w:t>
            </w:r>
          </w:p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（通过“读记录”下行指令）</w:t>
            </w:r>
          </w:p>
        </w:tc>
        <w:tc>
          <w:tcPr>
            <w:tcW w:w="1006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</w:t>
            </w:r>
          </w:p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4911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事件代码，FFFFH表示所有类型，其他类型参考表A.7</w:t>
            </w:r>
          </w:p>
        </w:tc>
        <w:tc>
          <w:tcPr>
            <w:tcW w:w="390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sz w:val="21"/>
                <w:szCs w:val="22"/>
                <w:highlight w:val="none"/>
                <w:lang w:val="en-US" w:eastAsia="en-US" w:bidi="ar-SA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841" w:type="dxa"/>
            <w:vMerge w:val="continue"/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tcBorders>
              <w:top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  <w:lang w:val="en-US" w:eastAsia="en-US"/>
              </w:rPr>
            </w:pPr>
            <w:r>
              <w:rPr>
                <w:rFonts w:hint="default"/>
                <w:highlight w:val="none"/>
              </w:rPr>
              <w:t>1</w:t>
            </w:r>
          </w:p>
        </w:tc>
        <w:tc>
          <w:tcPr>
            <w:tcW w:w="4911" w:type="dxa"/>
            <w:tcBorders>
              <w:top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  <w:lang w:val="en-US" w:eastAsia="en-US"/>
              </w:rPr>
            </w:pPr>
            <w:r>
              <w:rPr>
                <w:rFonts w:hint="default"/>
                <w:highlight w:val="none"/>
              </w:rPr>
              <w:t>记录条数，应答不超过该条数。FFH表示不限定</w:t>
            </w:r>
          </w:p>
        </w:tc>
        <w:tc>
          <w:tcPr>
            <w:tcW w:w="390" w:type="dxa"/>
            <w:tcBorders>
              <w:top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sz w:val="21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841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restart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读最新事件记录应答</w:t>
            </w:r>
          </w:p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（通过“读记录”上行指令）</w:t>
            </w: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本帧记录条数（1字节）,记为N</w:t>
            </w:r>
          </w:p>
        </w:tc>
        <w:tc>
          <w:tcPr>
            <w:tcW w:w="390" w:type="dxa"/>
            <w:vMerge w:val="restart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841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N*9</w:t>
            </w:r>
          </w:p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事件记录数据（事件记录格式参考“</w:t>
            </w:r>
            <w:r>
              <w:rPr>
                <w:rFonts w:hint="default"/>
                <w:highlight w:val="none"/>
              </w:rPr>
              <w:fldChar w:fldCharType="begin"/>
            </w:r>
            <w:r>
              <w:rPr>
                <w:rFonts w:hint="default"/>
                <w:highlight w:val="none"/>
              </w:rPr>
              <w:instrText xml:space="preserve"> HYPERLINK \l "_bookmark34" </w:instrText>
            </w:r>
            <w:r>
              <w:rPr>
                <w:rFonts w:hint="default"/>
                <w:highlight w:val="none"/>
              </w:rPr>
              <w:fldChar w:fldCharType="separate"/>
            </w:r>
            <w:r>
              <w:rPr>
                <w:rFonts w:hint="default"/>
                <w:highlight w:val="none"/>
              </w:rPr>
              <w:t>事件记录格式</w:t>
            </w:r>
            <w:r>
              <w:rPr>
                <w:rFonts w:hint="default"/>
                <w:highlight w:val="none"/>
              </w:rPr>
              <w:fldChar w:fldCharType="end"/>
            </w:r>
            <w:r>
              <w:rPr>
                <w:rFonts w:hint="default"/>
                <w:highlight w:val="none"/>
              </w:rPr>
              <w:t>”</w:t>
            </w:r>
          </w:p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</w:rPr>
              <w:t>一节）</w:t>
            </w:r>
          </w:p>
        </w:tc>
        <w:tc>
          <w:tcPr>
            <w:tcW w:w="390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41" w:type="dxa"/>
            <w:vMerge w:val="restart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1002H</w:t>
            </w:r>
          </w:p>
        </w:tc>
        <w:tc>
          <w:tcPr>
            <w:tcW w:w="2434" w:type="dxa"/>
            <w:vMerge w:val="restart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读每小时用气日志请求</w:t>
            </w:r>
          </w:p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（通过“读记录”下行指令）</w:t>
            </w: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3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起始日期，BCD码， YYMMDD</w:t>
            </w:r>
          </w:p>
        </w:tc>
        <w:tc>
          <w:tcPr>
            <w:tcW w:w="390" w:type="dxa"/>
            <w:vMerge w:val="restart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41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</w:rPr>
              <w:t>天数</w:t>
            </w:r>
            <w:r>
              <w:rPr>
                <w:rFonts w:hint="eastAsia"/>
                <w:highlight w:val="none"/>
                <w:lang w:eastAsia="zh-CN"/>
              </w:rPr>
              <w:t>（</w:t>
            </w:r>
            <w:r>
              <w:rPr>
                <w:rFonts w:hint="eastAsia"/>
                <w:highlight w:val="none"/>
                <w:lang w:val="en-US" w:eastAsia="zh-CN"/>
              </w:rPr>
              <w:t>1-3</w:t>
            </w:r>
            <w:r>
              <w:rPr>
                <w:rFonts w:hint="eastAsia"/>
                <w:highlight w:val="none"/>
                <w:lang w:eastAsia="zh-CN"/>
              </w:rPr>
              <w:t>）</w:t>
            </w:r>
          </w:p>
        </w:tc>
        <w:tc>
          <w:tcPr>
            <w:tcW w:w="390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41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restart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读每小时用气日志应答</w:t>
            </w:r>
          </w:p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（通过“读记录”上行指令）</w:t>
            </w: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3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日期，BCD码， YYMMDD</w:t>
            </w:r>
          </w:p>
        </w:tc>
        <w:tc>
          <w:tcPr>
            <w:tcW w:w="390" w:type="dxa"/>
            <w:vMerge w:val="restart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41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天数</w:t>
            </w:r>
            <w:bookmarkStart w:id="120" w:name="OLE_LINK19"/>
            <w:bookmarkStart w:id="121" w:name="OLE_LINK20"/>
            <w:r>
              <w:rPr>
                <w:rFonts w:hint="eastAsia"/>
                <w:highlight w:val="none"/>
              </w:rPr>
              <w:t>（1-3）</w:t>
            </w:r>
            <w:bookmarkEnd w:id="120"/>
            <w:bookmarkEnd w:id="121"/>
          </w:p>
        </w:tc>
        <w:tc>
          <w:tcPr>
            <w:tcW w:w="390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841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4*24*天数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每小时用气数据,无符号整数，单位0.001m3。依次为 1点、2点……次日0点的小时整点累</w:t>
            </w:r>
            <w:r>
              <w:rPr>
                <w:rFonts w:hint="eastAsia"/>
                <w:highlight w:val="none"/>
                <w:lang w:val="en-US" w:eastAsia="zh-CN"/>
              </w:rPr>
              <w:t>积</w:t>
            </w:r>
            <w:r>
              <w:rPr>
                <w:rFonts w:hint="default"/>
                <w:highlight w:val="none"/>
              </w:rPr>
              <w:t>量数值。如数值2300，代表2.3方。</w:t>
            </w:r>
            <w:r>
              <w:rPr>
                <w:rFonts w:hint="eastAsia"/>
                <w:highlight w:val="none"/>
                <w:lang w:eastAsia="zh-CN"/>
              </w:rPr>
              <w:t>（超声表</w:t>
            </w:r>
            <w:r>
              <w:rPr>
                <w:rFonts w:hint="eastAsia"/>
                <w:highlight w:val="none"/>
                <w:lang w:val="en-US" w:eastAsia="zh-CN"/>
              </w:rPr>
              <w:t>根据上报类型</w:t>
            </w:r>
            <w:r>
              <w:rPr>
                <w:rFonts w:hint="eastAsia"/>
                <w:highlight w:val="none"/>
                <w:lang w:eastAsia="zh-CN"/>
              </w:rPr>
              <w:t>上报</w:t>
            </w:r>
            <w:r>
              <w:rPr>
                <w:rFonts w:hint="eastAsia"/>
                <w:highlight w:val="none"/>
                <w:lang w:val="en-US" w:eastAsia="zh-CN"/>
              </w:rPr>
              <w:t>对应的工况/标况</w:t>
            </w:r>
            <w:r>
              <w:rPr>
                <w:rFonts w:hint="eastAsia"/>
                <w:highlight w:val="none"/>
                <w:lang w:eastAsia="zh-CN"/>
              </w:rPr>
              <w:t>累积量）</w:t>
            </w:r>
          </w:p>
        </w:tc>
        <w:tc>
          <w:tcPr>
            <w:tcW w:w="390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41" w:type="dxa"/>
            <w:vMerge w:val="restart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1004H</w:t>
            </w:r>
          </w:p>
        </w:tc>
        <w:tc>
          <w:tcPr>
            <w:tcW w:w="2434" w:type="dxa"/>
            <w:vMerge w:val="restart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读日用气记录请求</w:t>
            </w:r>
          </w:p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（通过“读记录”下行指令）</w:t>
            </w: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3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起始日期年月日，BCD码， YYMMDD</w:t>
            </w:r>
          </w:p>
        </w:tc>
        <w:tc>
          <w:tcPr>
            <w:tcW w:w="390" w:type="dxa"/>
            <w:vMerge w:val="restart"/>
          </w:tcPr>
          <w:p>
            <w:pPr>
              <w:pStyle w:val="18"/>
              <w:spacing w:before="0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841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天数</w:t>
            </w:r>
            <w:r>
              <w:rPr>
                <w:rFonts w:hint="eastAsia"/>
                <w:highlight w:val="none"/>
              </w:rPr>
              <w:t>（1-31）</w:t>
            </w:r>
          </w:p>
        </w:tc>
        <w:tc>
          <w:tcPr>
            <w:tcW w:w="390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41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restart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读日用气记录应答</w:t>
            </w:r>
          </w:p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（通过“读记录”上行指令）</w:t>
            </w: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3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起始日期年月日，BCD码， YYMMDD</w:t>
            </w:r>
          </w:p>
        </w:tc>
        <w:tc>
          <w:tcPr>
            <w:tcW w:w="390" w:type="dxa"/>
            <w:vMerge w:val="restart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841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天数</w:t>
            </w:r>
          </w:p>
        </w:tc>
        <w:tc>
          <w:tcPr>
            <w:tcW w:w="390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841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4*天数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日用气</w:t>
            </w:r>
            <w:r>
              <w:rPr>
                <w:rFonts w:hint="eastAsia"/>
                <w:highlight w:val="none"/>
                <w:lang w:eastAsia="zh-CN"/>
              </w:rPr>
              <w:t>累积</w:t>
            </w:r>
            <w:r>
              <w:rPr>
                <w:rFonts w:hint="default"/>
                <w:highlight w:val="none"/>
              </w:rPr>
              <w:t>量，单位0.001m3。</w:t>
            </w:r>
            <w:r>
              <w:rPr>
                <w:rFonts w:hint="eastAsia"/>
                <w:highlight w:val="none"/>
                <w:lang w:eastAsia="zh-CN"/>
              </w:rPr>
              <w:t>（超声表上报标况累积量）（</w:t>
            </w:r>
            <w:r>
              <w:rPr>
                <w:rFonts w:hint="eastAsia"/>
                <w:highlight w:val="none"/>
                <w:lang w:val="en-US" w:eastAsia="zh-CN"/>
              </w:rPr>
              <w:t>上报每天24点的数据，举例，比如读取的起始日期是5号，读取3天的数据，上报的数据应该是5/6/7号24点的数据；</w:t>
            </w:r>
            <w:r>
              <w:rPr>
                <w:rFonts w:hint="eastAsia"/>
                <w:highlight w:val="none"/>
                <w:lang w:eastAsia="zh-CN"/>
              </w:rPr>
              <w:t>超声表</w:t>
            </w:r>
            <w:r>
              <w:rPr>
                <w:rFonts w:hint="eastAsia"/>
                <w:highlight w:val="none"/>
                <w:lang w:val="en-US" w:eastAsia="zh-CN"/>
              </w:rPr>
              <w:t>根据上报类型</w:t>
            </w:r>
            <w:r>
              <w:rPr>
                <w:rFonts w:hint="eastAsia"/>
                <w:highlight w:val="none"/>
                <w:lang w:eastAsia="zh-CN"/>
              </w:rPr>
              <w:t>上报</w:t>
            </w:r>
            <w:r>
              <w:rPr>
                <w:rFonts w:hint="eastAsia"/>
                <w:highlight w:val="none"/>
                <w:lang w:val="en-US" w:eastAsia="zh-CN"/>
              </w:rPr>
              <w:t>对应的工况/标况</w:t>
            </w:r>
            <w:r>
              <w:rPr>
                <w:rFonts w:hint="eastAsia"/>
                <w:highlight w:val="none"/>
                <w:lang w:eastAsia="zh-CN"/>
              </w:rPr>
              <w:t>累积量）</w:t>
            </w:r>
          </w:p>
        </w:tc>
        <w:tc>
          <w:tcPr>
            <w:tcW w:w="390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841" w:type="dxa"/>
            <w:vMerge w:val="restart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1006H</w:t>
            </w:r>
          </w:p>
        </w:tc>
        <w:tc>
          <w:tcPr>
            <w:tcW w:w="2434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读月用气记录请求</w:t>
            </w:r>
          </w:p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（通过“读记录”下行指</w:t>
            </w:r>
          </w:p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令）</w:t>
            </w:r>
          </w:p>
        </w:tc>
        <w:tc>
          <w:tcPr>
            <w:tcW w:w="1006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</w:t>
            </w:r>
          </w:p>
        </w:tc>
        <w:tc>
          <w:tcPr>
            <w:tcW w:w="4911" w:type="dxa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年 BCD码 YY</w:t>
            </w:r>
          </w:p>
        </w:tc>
        <w:tc>
          <w:tcPr>
            <w:tcW w:w="390" w:type="dxa"/>
            <w:tcBorders>
              <w:bottom w:val="single" w:color="auto" w:sz="4" w:space="0"/>
            </w:tcBorders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读月用气记录应答</w:t>
            </w:r>
          </w:p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（通过“读记录”上行指令）</w:t>
            </w:r>
          </w:p>
        </w:tc>
        <w:tc>
          <w:tcPr>
            <w:tcW w:w="1006" w:type="dxa"/>
            <w:tcBorders>
              <w:lef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</w:t>
            </w:r>
          </w:p>
        </w:tc>
        <w:tc>
          <w:tcPr>
            <w:tcW w:w="4911" w:type="dxa"/>
            <w:tcBorders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年 BCD码 YY</w:t>
            </w:r>
          </w:p>
        </w:tc>
        <w:tc>
          <w:tcPr>
            <w:tcW w:w="39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tcBorders>
              <w:lef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12*4=48</w:t>
            </w:r>
          </w:p>
        </w:tc>
        <w:tc>
          <w:tcPr>
            <w:tcW w:w="4911" w:type="dxa"/>
            <w:tcBorders>
              <w:bottom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</w:rPr>
              <w:t>月用气</w:t>
            </w:r>
            <w:r>
              <w:rPr>
                <w:rFonts w:hint="eastAsia"/>
                <w:highlight w:val="none"/>
                <w:lang w:eastAsia="zh-CN"/>
              </w:rPr>
              <w:t>累积</w:t>
            </w:r>
            <w:r>
              <w:rPr>
                <w:rFonts w:hint="default"/>
                <w:highlight w:val="none"/>
              </w:rPr>
              <w:t>量，单位0.001m3。</w:t>
            </w:r>
            <w:r>
              <w:rPr>
                <w:rFonts w:hint="eastAsia"/>
                <w:highlight w:val="none"/>
                <w:lang w:eastAsia="zh-CN"/>
              </w:rPr>
              <w:t>（超声表</w:t>
            </w:r>
            <w:r>
              <w:rPr>
                <w:rFonts w:hint="eastAsia"/>
                <w:highlight w:val="none"/>
                <w:lang w:val="en-US" w:eastAsia="zh-CN"/>
              </w:rPr>
              <w:t>根据上报类型</w:t>
            </w:r>
            <w:r>
              <w:rPr>
                <w:rFonts w:hint="eastAsia"/>
                <w:highlight w:val="none"/>
                <w:lang w:eastAsia="zh-CN"/>
              </w:rPr>
              <w:t>上报</w:t>
            </w:r>
            <w:r>
              <w:rPr>
                <w:rFonts w:hint="eastAsia"/>
                <w:highlight w:val="none"/>
                <w:lang w:val="en-US" w:eastAsia="zh-CN"/>
              </w:rPr>
              <w:t>对应的工况/标况</w:t>
            </w:r>
            <w:r>
              <w:rPr>
                <w:rFonts w:hint="eastAsia"/>
                <w:highlight w:val="none"/>
                <w:lang w:eastAsia="zh-CN"/>
              </w:rPr>
              <w:t>累积量）</w:t>
            </w:r>
          </w:p>
        </w:tc>
        <w:tc>
          <w:tcPr>
            <w:tcW w:w="39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100</w:t>
            </w:r>
            <w:r>
              <w:rPr>
                <w:rFonts w:hint="eastAsia"/>
                <w:highlight w:val="none"/>
                <w:lang w:val="en-US" w:eastAsia="zh-CN"/>
              </w:rPr>
              <w:t>7H</w:t>
            </w:r>
          </w:p>
        </w:tc>
        <w:tc>
          <w:tcPr>
            <w:tcW w:w="243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读每小时</w:t>
            </w:r>
            <w:r>
              <w:rPr>
                <w:rFonts w:hint="eastAsia"/>
                <w:highlight w:val="none"/>
                <w:lang w:val="en-US" w:eastAsia="zh-CN"/>
              </w:rPr>
              <w:t>工况、标</w:t>
            </w:r>
            <w:r>
              <w:rPr>
                <w:rFonts w:hint="eastAsia"/>
                <w:highlight w:val="none"/>
              </w:rPr>
              <w:t>况</w:t>
            </w:r>
            <w:r>
              <w:rPr>
                <w:rFonts w:hint="eastAsia"/>
                <w:highlight w:val="none"/>
                <w:lang w:eastAsia="zh-CN"/>
              </w:rPr>
              <w:t>累积</w:t>
            </w:r>
            <w:r>
              <w:rPr>
                <w:rFonts w:hint="eastAsia"/>
                <w:highlight w:val="none"/>
              </w:rPr>
              <w:t>量</w:t>
            </w:r>
            <w:r>
              <w:rPr>
                <w:rFonts w:hint="eastAsia"/>
                <w:highlight w:val="none"/>
                <w:lang w:val="en-US" w:eastAsia="zh-CN"/>
              </w:rPr>
              <w:t>请求</w:t>
            </w:r>
            <w:r>
              <w:rPr>
                <w:rFonts w:hint="default"/>
                <w:highlight w:val="none"/>
              </w:rPr>
              <w:t>（通过“读记录”下行指令）</w:t>
            </w:r>
          </w:p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</w:t>
            </w:r>
          </w:p>
        </w:tc>
        <w:tc>
          <w:tcPr>
            <w:tcW w:w="4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起始日期，BCD码， YYMMDD</w:t>
            </w:r>
          </w:p>
        </w:tc>
        <w:tc>
          <w:tcPr>
            <w:tcW w:w="39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default" w:ascii="Arial" w:hAnsi="Arial" w:eastAsia="宋体" w:cs="Arial"/>
                <w:sz w:val="2"/>
                <w:szCs w:val="2"/>
                <w:highlight w:val="no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2"/>
                <w:highlight w:val="none"/>
                <w:lang w:val="en-US" w:eastAsia="en-US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tcBorders>
              <w:left w:val="single" w:color="auto" w:sz="4" w:space="0"/>
            </w:tcBorders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</w:t>
            </w:r>
          </w:p>
        </w:tc>
        <w:tc>
          <w:tcPr>
            <w:tcW w:w="4911" w:type="dxa"/>
            <w:tcBorders>
              <w:top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天数（1）</w:t>
            </w:r>
          </w:p>
        </w:tc>
        <w:tc>
          <w:tcPr>
            <w:tcW w:w="39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读每小时</w:t>
            </w:r>
            <w:r>
              <w:rPr>
                <w:rFonts w:hint="eastAsia"/>
                <w:highlight w:val="none"/>
                <w:lang w:val="en-US" w:eastAsia="zh-CN"/>
              </w:rPr>
              <w:t>工况、标</w:t>
            </w:r>
            <w:r>
              <w:rPr>
                <w:rFonts w:hint="eastAsia"/>
                <w:highlight w:val="none"/>
              </w:rPr>
              <w:t>况</w:t>
            </w:r>
            <w:r>
              <w:rPr>
                <w:rFonts w:hint="eastAsia"/>
                <w:highlight w:val="none"/>
                <w:lang w:eastAsia="zh-CN"/>
              </w:rPr>
              <w:t>累积</w:t>
            </w:r>
            <w:r>
              <w:rPr>
                <w:rFonts w:hint="eastAsia"/>
                <w:highlight w:val="none"/>
              </w:rPr>
              <w:t>量</w:t>
            </w:r>
            <w:r>
              <w:rPr>
                <w:rFonts w:hint="eastAsia"/>
                <w:highlight w:val="none"/>
                <w:lang w:val="en-US" w:eastAsia="zh-CN"/>
              </w:rPr>
              <w:t>应答</w:t>
            </w:r>
            <w:r>
              <w:rPr>
                <w:rFonts w:hint="default"/>
                <w:highlight w:val="none"/>
              </w:rPr>
              <w:t>（通过“读记录”</w:t>
            </w:r>
            <w:r>
              <w:rPr>
                <w:rFonts w:hint="eastAsia"/>
                <w:highlight w:val="none"/>
                <w:lang w:val="en-US" w:eastAsia="zh-CN"/>
              </w:rPr>
              <w:t>上</w:t>
            </w:r>
            <w:r>
              <w:rPr>
                <w:rFonts w:hint="default"/>
                <w:highlight w:val="none"/>
              </w:rPr>
              <w:t>行指令）</w:t>
            </w:r>
          </w:p>
        </w:tc>
        <w:tc>
          <w:tcPr>
            <w:tcW w:w="1006" w:type="dxa"/>
            <w:tcBorders>
              <w:left w:val="single" w:color="auto" w:sz="4" w:space="0"/>
            </w:tcBorders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</w:t>
            </w:r>
          </w:p>
        </w:tc>
        <w:tc>
          <w:tcPr>
            <w:tcW w:w="4911" w:type="dxa"/>
            <w:tcBorders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日期，BCD码， YYMMDD</w:t>
            </w:r>
          </w:p>
        </w:tc>
        <w:tc>
          <w:tcPr>
            <w:tcW w:w="3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default" w:ascii="Arial" w:hAnsi="Arial" w:eastAsia="宋体" w:cs="Arial"/>
                <w:sz w:val="2"/>
                <w:szCs w:val="2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"/>
                <w:szCs w:val="2"/>
                <w:highlight w:val="none"/>
                <w:lang w:val="en-US" w:eastAsia="zh-CN"/>
              </w:rPr>
              <w:t>-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tcBorders>
              <w:left w:val="single" w:color="auto" w:sz="4" w:space="0"/>
            </w:tcBorders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</w:t>
            </w:r>
          </w:p>
        </w:tc>
        <w:tc>
          <w:tcPr>
            <w:tcW w:w="4911" w:type="dxa"/>
            <w:tcBorders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天数（</w:t>
            </w:r>
            <w:r>
              <w:rPr>
                <w:highlight w:val="none"/>
              </w:rPr>
              <w:t>一帧数据最多</w:t>
            </w:r>
            <w:r>
              <w:rPr>
                <w:rFonts w:hint="eastAsia"/>
                <w:highlight w:val="none"/>
                <w:lang w:val="en-US" w:eastAsia="zh-CN"/>
              </w:rPr>
              <w:t>1</w:t>
            </w:r>
            <w:r>
              <w:rPr>
                <w:highlight w:val="none"/>
              </w:rPr>
              <w:t>天</w:t>
            </w:r>
            <w:r>
              <w:rPr>
                <w:rFonts w:hint="eastAsia"/>
                <w:highlight w:val="none"/>
              </w:rPr>
              <w:t>）</w:t>
            </w:r>
          </w:p>
        </w:tc>
        <w:tc>
          <w:tcPr>
            <w:tcW w:w="3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restart"/>
            <w:tcBorders>
              <w:lef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(</w:t>
            </w:r>
            <w:r>
              <w:rPr>
                <w:rFonts w:hint="eastAsia"/>
                <w:highlight w:val="none"/>
              </w:rPr>
              <w:t>4</w:t>
            </w:r>
            <w:r>
              <w:rPr>
                <w:rFonts w:hint="eastAsia"/>
                <w:highlight w:val="none"/>
                <w:lang w:val="en-US" w:eastAsia="zh-CN"/>
              </w:rPr>
              <w:t>+4+2+2)</w:t>
            </w:r>
            <w:r>
              <w:rPr>
                <w:rFonts w:hint="eastAsia"/>
                <w:highlight w:val="none"/>
              </w:rPr>
              <w:t>*24*天数</w:t>
            </w:r>
          </w:p>
        </w:tc>
        <w:tc>
          <w:tcPr>
            <w:tcW w:w="4911" w:type="dxa"/>
            <w:tcBorders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每小时</w:t>
            </w:r>
            <w:r>
              <w:rPr>
                <w:rFonts w:hint="eastAsia"/>
                <w:highlight w:val="none"/>
                <w:lang w:val="en-US" w:eastAsia="zh-CN"/>
              </w:rPr>
              <w:t>标</w:t>
            </w:r>
            <w:r>
              <w:rPr>
                <w:rFonts w:hint="eastAsia"/>
                <w:highlight w:val="none"/>
                <w:lang w:eastAsia="zh-CN"/>
              </w:rPr>
              <w:t>况</w:t>
            </w:r>
            <w:r>
              <w:rPr>
                <w:rFonts w:hint="eastAsia"/>
                <w:highlight w:val="none"/>
              </w:rPr>
              <w:t>用气</w:t>
            </w:r>
            <w:r>
              <w:rPr>
                <w:rFonts w:hint="eastAsia"/>
                <w:highlight w:val="none"/>
                <w:lang w:eastAsia="zh-CN"/>
              </w:rPr>
              <w:t>累积</w:t>
            </w:r>
            <w:r>
              <w:rPr>
                <w:rFonts w:hint="eastAsia"/>
                <w:highlight w:val="none"/>
              </w:rPr>
              <w:t>量,无符号整数值扩大1000倍以保留3位小数。</w:t>
            </w:r>
          </w:p>
        </w:tc>
        <w:tc>
          <w:tcPr>
            <w:tcW w:w="3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continue"/>
            <w:tcBorders>
              <w:left w:val="single" w:color="auto" w:sz="4" w:space="0"/>
            </w:tcBorders>
          </w:tcPr>
          <w:p>
            <w:pPr>
              <w:bidi w:val="0"/>
              <w:rPr>
                <w:rFonts w:hint="eastAsia" w:eastAsia="宋体"/>
                <w:highlight w:val="none"/>
                <w:lang w:val="en-US" w:eastAsia="zh-CN"/>
              </w:rPr>
            </w:pPr>
          </w:p>
        </w:tc>
        <w:tc>
          <w:tcPr>
            <w:tcW w:w="4911" w:type="dxa"/>
            <w:tcBorders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每小时</w:t>
            </w:r>
            <w:r>
              <w:rPr>
                <w:rFonts w:hint="eastAsia"/>
                <w:highlight w:val="none"/>
                <w:lang w:val="en-US" w:eastAsia="zh-CN"/>
              </w:rPr>
              <w:t>工</w:t>
            </w:r>
            <w:r>
              <w:rPr>
                <w:rFonts w:hint="eastAsia"/>
                <w:highlight w:val="none"/>
                <w:lang w:eastAsia="zh-CN"/>
              </w:rPr>
              <w:t>况</w:t>
            </w:r>
            <w:r>
              <w:rPr>
                <w:rFonts w:hint="eastAsia"/>
                <w:highlight w:val="none"/>
              </w:rPr>
              <w:t>用气</w:t>
            </w:r>
            <w:r>
              <w:rPr>
                <w:rFonts w:hint="eastAsia"/>
                <w:highlight w:val="none"/>
                <w:lang w:eastAsia="zh-CN"/>
              </w:rPr>
              <w:t>累积</w:t>
            </w:r>
            <w:r>
              <w:rPr>
                <w:rFonts w:hint="eastAsia"/>
                <w:highlight w:val="none"/>
              </w:rPr>
              <w:t>量,无符号整数值扩大1000倍以保留3位小数。</w:t>
            </w:r>
          </w:p>
        </w:tc>
        <w:tc>
          <w:tcPr>
            <w:tcW w:w="3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continue"/>
            <w:tcBorders>
              <w:left w:val="single" w:color="auto" w:sz="4" w:space="0"/>
            </w:tcBorders>
          </w:tcPr>
          <w:p>
            <w:pPr>
              <w:bidi w:val="0"/>
              <w:rPr>
                <w:rFonts w:hint="eastAsia" w:eastAsia="宋体"/>
                <w:highlight w:val="none"/>
                <w:lang w:val="en-US" w:eastAsia="zh-CN"/>
              </w:rPr>
            </w:pPr>
          </w:p>
        </w:tc>
        <w:tc>
          <w:tcPr>
            <w:tcW w:w="4911" w:type="dxa"/>
            <w:tcBorders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每小时温度值，有符号整数，扩大100倍以保留2位小数。</w:t>
            </w:r>
          </w:p>
        </w:tc>
        <w:tc>
          <w:tcPr>
            <w:tcW w:w="3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4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continue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bidi w:val="0"/>
              <w:rPr>
                <w:rFonts w:hint="eastAsia" w:eastAsia="宋体"/>
                <w:highlight w:val="none"/>
                <w:lang w:val="en-US" w:eastAsia="zh-CN"/>
              </w:rPr>
            </w:pPr>
          </w:p>
        </w:tc>
        <w:tc>
          <w:tcPr>
            <w:tcW w:w="4911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每小时压力值，无符号整数，扩大100倍以保留2位小数。</w:t>
            </w:r>
          </w:p>
        </w:tc>
        <w:tc>
          <w:tcPr>
            <w:tcW w:w="3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100</w:t>
            </w:r>
            <w:r>
              <w:rPr>
                <w:rFonts w:hint="eastAsia"/>
                <w:highlight w:val="none"/>
                <w:lang w:val="en-US" w:eastAsia="zh-CN"/>
              </w:rPr>
              <w:t>8H</w:t>
            </w:r>
          </w:p>
        </w:tc>
        <w:tc>
          <w:tcPr>
            <w:tcW w:w="243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</w:rPr>
              <w:t>读</w:t>
            </w:r>
            <w:r>
              <w:rPr>
                <w:rFonts w:hint="eastAsia"/>
                <w:highlight w:val="none"/>
                <w:lang w:val="en-US" w:eastAsia="zh-CN"/>
              </w:rPr>
              <w:t>日工况、标</w:t>
            </w:r>
            <w:r>
              <w:rPr>
                <w:rFonts w:hint="eastAsia"/>
                <w:highlight w:val="none"/>
              </w:rPr>
              <w:t>况</w:t>
            </w:r>
            <w:r>
              <w:rPr>
                <w:rFonts w:hint="eastAsia"/>
                <w:highlight w:val="none"/>
                <w:lang w:val="en-US" w:eastAsia="zh-CN"/>
              </w:rPr>
              <w:t>用气记录请求</w:t>
            </w:r>
            <w:r>
              <w:rPr>
                <w:rFonts w:hint="default"/>
                <w:highlight w:val="none"/>
              </w:rPr>
              <w:t>（通过“读记录”下行指令）</w:t>
            </w:r>
          </w:p>
        </w:tc>
        <w:tc>
          <w:tcPr>
            <w:tcW w:w="10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</w:t>
            </w:r>
          </w:p>
        </w:tc>
        <w:tc>
          <w:tcPr>
            <w:tcW w:w="4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起始日期年月日，BCD码， YYMMDD</w:t>
            </w:r>
          </w:p>
        </w:tc>
        <w:tc>
          <w:tcPr>
            <w:tcW w:w="3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  <w:r>
              <w:rPr>
                <w:rFonts w:hint="default" w:ascii="Arial" w:hAnsi="Arial" w:cs="Arial"/>
                <w:sz w:val="21"/>
                <w:szCs w:val="22"/>
                <w:highlight w:val="none"/>
                <w:lang w:val="en-US" w:eastAsia="en-US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</w:t>
            </w:r>
          </w:p>
        </w:tc>
        <w:tc>
          <w:tcPr>
            <w:tcW w:w="4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天数（1-31）</w:t>
            </w:r>
          </w:p>
        </w:tc>
        <w:tc>
          <w:tcPr>
            <w:tcW w:w="3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读</w:t>
            </w:r>
            <w:r>
              <w:rPr>
                <w:rFonts w:hint="eastAsia"/>
                <w:highlight w:val="none"/>
                <w:lang w:val="en-US" w:eastAsia="zh-CN"/>
              </w:rPr>
              <w:t>日工况、标</w:t>
            </w:r>
            <w:r>
              <w:rPr>
                <w:rFonts w:hint="eastAsia"/>
                <w:highlight w:val="none"/>
              </w:rPr>
              <w:t>况</w:t>
            </w:r>
            <w:r>
              <w:rPr>
                <w:rFonts w:hint="eastAsia"/>
                <w:highlight w:val="none"/>
                <w:lang w:val="en-US" w:eastAsia="zh-CN"/>
              </w:rPr>
              <w:t>用气记录应答</w:t>
            </w:r>
            <w:r>
              <w:rPr>
                <w:rFonts w:hint="default"/>
                <w:highlight w:val="none"/>
              </w:rPr>
              <w:t>（通过“读记录”</w:t>
            </w:r>
            <w:r>
              <w:rPr>
                <w:rFonts w:hint="eastAsia"/>
                <w:highlight w:val="none"/>
                <w:lang w:val="en-US" w:eastAsia="zh-CN"/>
              </w:rPr>
              <w:t>上</w:t>
            </w:r>
            <w:r>
              <w:rPr>
                <w:rFonts w:hint="default"/>
                <w:highlight w:val="none"/>
              </w:rPr>
              <w:t>行指令）</w:t>
            </w:r>
          </w:p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</w:t>
            </w:r>
          </w:p>
        </w:tc>
        <w:tc>
          <w:tcPr>
            <w:tcW w:w="4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起始日期年月日，BCD码， YYMMDD</w:t>
            </w:r>
          </w:p>
        </w:tc>
        <w:tc>
          <w:tcPr>
            <w:tcW w:w="39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  <w:r>
              <w:rPr>
                <w:rFonts w:hint="eastAsia" w:ascii="Arial" w:hAnsi="Arial" w:cs="Arial"/>
                <w:sz w:val="2"/>
                <w:szCs w:val="2"/>
                <w:highlight w:val="none"/>
                <w:lang w:val="en-US" w:eastAsia="zh-CN"/>
              </w:rPr>
              <w:t>-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</w:t>
            </w:r>
          </w:p>
        </w:tc>
        <w:tc>
          <w:tcPr>
            <w:tcW w:w="4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天数（一帧数据最多31天）</w:t>
            </w:r>
          </w:p>
        </w:tc>
        <w:tc>
          <w:tcPr>
            <w:tcW w:w="39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(</w:t>
            </w:r>
            <w:r>
              <w:rPr>
                <w:rFonts w:hint="eastAsia"/>
                <w:highlight w:val="none"/>
              </w:rPr>
              <w:t>4</w:t>
            </w:r>
            <w:r>
              <w:rPr>
                <w:rFonts w:hint="eastAsia"/>
                <w:highlight w:val="none"/>
                <w:lang w:val="en-US" w:eastAsia="zh-CN"/>
              </w:rPr>
              <w:t>+4+2+2)</w:t>
            </w:r>
            <w:r>
              <w:rPr>
                <w:rFonts w:hint="eastAsia"/>
                <w:highlight w:val="none"/>
              </w:rPr>
              <w:t>*天数</w:t>
            </w:r>
          </w:p>
        </w:tc>
        <w:tc>
          <w:tcPr>
            <w:tcW w:w="4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日</w:t>
            </w:r>
            <w:r>
              <w:rPr>
                <w:rFonts w:hint="eastAsia"/>
                <w:highlight w:val="none"/>
                <w:lang w:val="en-US" w:eastAsia="zh-CN"/>
              </w:rPr>
              <w:t>标</w:t>
            </w:r>
            <w:r>
              <w:rPr>
                <w:rFonts w:hint="eastAsia"/>
                <w:highlight w:val="none"/>
                <w:lang w:eastAsia="zh-CN"/>
              </w:rPr>
              <w:t>况</w:t>
            </w:r>
            <w:r>
              <w:rPr>
                <w:rFonts w:hint="eastAsia"/>
                <w:highlight w:val="none"/>
              </w:rPr>
              <w:t>用气</w:t>
            </w:r>
            <w:r>
              <w:rPr>
                <w:rFonts w:hint="eastAsia"/>
                <w:highlight w:val="none"/>
                <w:lang w:eastAsia="zh-CN"/>
              </w:rPr>
              <w:t>累积</w:t>
            </w:r>
            <w:r>
              <w:rPr>
                <w:rFonts w:hint="eastAsia"/>
                <w:highlight w:val="none"/>
              </w:rPr>
              <w:t>量，整数值扩大1000倍以保留3位小数。</w:t>
            </w:r>
          </w:p>
        </w:tc>
        <w:tc>
          <w:tcPr>
            <w:tcW w:w="39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  <w:tblPrExChange w:id="309" w:author="G012787" w:date="2026-02-05T13:52:40Z">
            <w:tblPrEx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610" w:hRule="atLeast"/>
          <w:trPrChange w:id="309" w:author="G012787" w:date="2026-02-05T13:52:40Z">
            <w:trPr>
              <w:trHeight w:val="403" w:hRule="atLeast"/>
            </w:trPr>
          </w:trPrChange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  <w:tcPrChange w:id="310" w:author="G012787" w:date="2026-02-05T13:52:40Z">
              <w:tcPr>
                <w:tcW w:w="841" w:type="dxa"/>
                <w:vMerge w:val="continue"/>
                <w:tcBorders>
                  <w:left w:val="single" w:color="auto" w:sz="4" w:space="0"/>
                  <w:right w:val="single" w:color="auto" w:sz="4" w:space="0"/>
                </w:tcBorders>
              </w:tcPr>
            </w:tcPrChange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  <w:tcPrChange w:id="311" w:author="G012787" w:date="2026-02-05T13:52:40Z">
              <w:tcPr>
                <w:tcW w:w="2434" w:type="dxa"/>
                <w:vMerge w:val="continue"/>
                <w:tcBorders>
                  <w:left w:val="single" w:color="auto" w:sz="4" w:space="0"/>
                  <w:right w:val="single" w:color="auto" w:sz="4" w:space="0"/>
                </w:tcBorders>
              </w:tcPr>
            </w:tcPrChange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  <w:tcPrChange w:id="312" w:author="G012787" w:date="2026-02-05T13:52:40Z">
              <w:tcPr>
                <w:tcW w:w="1006" w:type="dxa"/>
                <w:vMerge w:val="continue"/>
                <w:tcBorders>
                  <w:left w:val="single" w:color="auto" w:sz="4" w:space="0"/>
                  <w:right w:val="single" w:color="auto" w:sz="4" w:space="0"/>
                </w:tcBorders>
                <w:vAlign w:val="top"/>
              </w:tcPr>
            </w:tcPrChange>
          </w:tcPr>
          <w:p>
            <w:pPr>
              <w:bidi w:val="0"/>
              <w:rPr>
                <w:rFonts w:hint="eastAsia"/>
                <w:highlight w:val="none"/>
              </w:rPr>
            </w:pPr>
          </w:p>
        </w:tc>
        <w:tc>
          <w:tcPr>
            <w:tcW w:w="4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  <w:tcPrChange w:id="313" w:author="G012787" w:date="2026-02-05T13:52:40Z">
              <w:tcPr>
                <w:tcW w:w="4911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top"/>
              </w:tcPr>
            </w:tcPrChange>
          </w:tcPr>
          <w:p>
            <w:pPr>
              <w:bidi w:val="0"/>
              <w:ind w:left="0" w:leftChars="0" w:right="0" w:right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日工</w:t>
            </w:r>
            <w:r>
              <w:rPr>
                <w:rFonts w:hint="eastAsia"/>
                <w:highlight w:val="none"/>
                <w:lang w:eastAsia="zh-CN"/>
              </w:rPr>
              <w:t>况</w:t>
            </w:r>
            <w:r>
              <w:rPr>
                <w:rFonts w:hint="eastAsia"/>
                <w:highlight w:val="none"/>
              </w:rPr>
              <w:t>用气</w:t>
            </w:r>
            <w:r>
              <w:rPr>
                <w:rFonts w:hint="eastAsia"/>
                <w:highlight w:val="none"/>
                <w:lang w:eastAsia="zh-CN"/>
              </w:rPr>
              <w:t>累积</w:t>
            </w:r>
            <w:r>
              <w:rPr>
                <w:rFonts w:hint="eastAsia"/>
                <w:highlight w:val="none"/>
              </w:rPr>
              <w:t>量,无符号整数值扩大1000倍以保留3位小数。</w:t>
            </w:r>
          </w:p>
        </w:tc>
        <w:tc>
          <w:tcPr>
            <w:tcW w:w="390" w:type="dxa"/>
            <w:vMerge w:val="continue"/>
            <w:tcBorders>
              <w:left w:val="single" w:color="auto" w:sz="4" w:space="0"/>
              <w:right w:val="single" w:color="auto" w:sz="4" w:space="0"/>
            </w:tcBorders>
            <w:tcPrChange w:id="314" w:author="G012787" w:date="2026-02-05T13:52:40Z">
              <w:tcPr>
                <w:tcW w:w="390" w:type="dxa"/>
                <w:vMerge w:val="continue"/>
                <w:tcBorders>
                  <w:left w:val="single" w:color="auto" w:sz="4" w:space="0"/>
                  <w:right w:val="single" w:color="auto" w:sz="4" w:space="0"/>
                </w:tcBorders>
              </w:tcPr>
            </w:tcPrChange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eastAsia"/>
                <w:highlight w:val="none"/>
              </w:rPr>
            </w:pPr>
          </w:p>
        </w:tc>
        <w:tc>
          <w:tcPr>
            <w:tcW w:w="4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每日温度值，有符号整数，扩大100倍以保留2位小数。</w:t>
            </w:r>
          </w:p>
        </w:tc>
        <w:tc>
          <w:tcPr>
            <w:tcW w:w="39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eastAsia"/>
                <w:highlight w:val="none"/>
              </w:rPr>
            </w:pPr>
          </w:p>
        </w:tc>
        <w:tc>
          <w:tcPr>
            <w:tcW w:w="4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每日压力值，无符号整数，扩大100倍以保留2位小数。</w:t>
            </w:r>
          </w:p>
        </w:tc>
        <w:tc>
          <w:tcPr>
            <w:tcW w:w="39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100</w:t>
            </w:r>
            <w:r>
              <w:rPr>
                <w:rFonts w:hint="eastAsia"/>
                <w:highlight w:val="none"/>
                <w:lang w:val="en-US" w:eastAsia="zh-CN"/>
              </w:rPr>
              <w:t>9H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读</w:t>
            </w:r>
            <w:r>
              <w:rPr>
                <w:rFonts w:hint="eastAsia"/>
                <w:highlight w:val="none"/>
                <w:lang w:val="en-US" w:eastAsia="zh-CN"/>
              </w:rPr>
              <w:t>月工况、标</w:t>
            </w:r>
            <w:r>
              <w:rPr>
                <w:rFonts w:hint="eastAsia"/>
                <w:highlight w:val="none"/>
              </w:rPr>
              <w:t>况</w:t>
            </w:r>
            <w:r>
              <w:rPr>
                <w:rFonts w:hint="eastAsia"/>
                <w:highlight w:val="none"/>
                <w:lang w:val="en-US" w:eastAsia="zh-CN"/>
              </w:rPr>
              <w:t>用气记录请求</w:t>
            </w:r>
            <w:r>
              <w:rPr>
                <w:rFonts w:hint="default"/>
                <w:highlight w:val="none"/>
              </w:rPr>
              <w:t>（通过“读记录”下行指令）</w:t>
            </w:r>
          </w:p>
        </w:tc>
        <w:tc>
          <w:tcPr>
            <w:tcW w:w="1006" w:type="dxa"/>
            <w:tcBorders>
              <w:left w:val="single" w:color="auto" w:sz="4" w:space="0"/>
            </w:tcBorders>
            <w:vAlign w:val="top"/>
          </w:tcPr>
          <w:p>
            <w:pPr>
              <w:bidi w:val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</w:t>
            </w:r>
          </w:p>
        </w:tc>
        <w:tc>
          <w:tcPr>
            <w:tcW w:w="4911" w:type="dxa"/>
            <w:tcBorders>
              <w:top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年 BCD码 YY</w:t>
            </w:r>
          </w:p>
        </w:tc>
        <w:tc>
          <w:tcPr>
            <w:tcW w:w="39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  <w:r>
              <w:rPr>
                <w:rFonts w:hint="default" w:ascii="Arial" w:hAnsi="Arial" w:cs="Arial"/>
                <w:sz w:val="21"/>
                <w:szCs w:val="22"/>
                <w:highlight w:val="none"/>
                <w:lang w:val="en-US" w:eastAsia="en-US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  <w:r>
              <w:rPr>
                <w:rFonts w:hint="eastAsia"/>
                <w:highlight w:val="none"/>
              </w:rPr>
              <w:t>读</w:t>
            </w:r>
            <w:r>
              <w:rPr>
                <w:rFonts w:hint="eastAsia"/>
                <w:highlight w:val="none"/>
                <w:lang w:val="en-US" w:eastAsia="zh-CN"/>
              </w:rPr>
              <w:t>月工况、标</w:t>
            </w:r>
            <w:r>
              <w:rPr>
                <w:rFonts w:hint="eastAsia"/>
                <w:highlight w:val="none"/>
              </w:rPr>
              <w:t>况</w:t>
            </w:r>
            <w:r>
              <w:rPr>
                <w:rFonts w:hint="eastAsia"/>
                <w:highlight w:val="none"/>
                <w:lang w:val="en-US" w:eastAsia="zh-CN"/>
              </w:rPr>
              <w:t>用气记录应答</w:t>
            </w:r>
            <w:r>
              <w:rPr>
                <w:rFonts w:hint="default"/>
                <w:highlight w:val="none"/>
              </w:rPr>
              <w:t>（通过“读记录”</w:t>
            </w:r>
            <w:r>
              <w:rPr>
                <w:rFonts w:hint="eastAsia"/>
                <w:highlight w:val="none"/>
                <w:lang w:val="en-US" w:eastAsia="zh-CN"/>
              </w:rPr>
              <w:t>上</w:t>
            </w:r>
            <w:r>
              <w:rPr>
                <w:rFonts w:hint="default"/>
                <w:highlight w:val="none"/>
              </w:rPr>
              <w:t>行指令）</w:t>
            </w:r>
          </w:p>
        </w:tc>
        <w:tc>
          <w:tcPr>
            <w:tcW w:w="1006" w:type="dxa"/>
            <w:tcBorders>
              <w:left w:val="single" w:color="auto" w:sz="4" w:space="0"/>
            </w:tcBorders>
            <w:vAlign w:val="top"/>
          </w:tcPr>
          <w:p>
            <w:pPr>
              <w:bidi w:val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</w:t>
            </w:r>
          </w:p>
        </w:tc>
        <w:tc>
          <w:tcPr>
            <w:tcW w:w="4911" w:type="dxa"/>
            <w:tcBorders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年 BCD码 YY</w:t>
            </w:r>
          </w:p>
        </w:tc>
        <w:tc>
          <w:tcPr>
            <w:tcW w:w="390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restart"/>
            <w:vAlign w:val="top"/>
          </w:tcPr>
          <w:p>
            <w:pPr>
              <w:bidi w:val="0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(</w:t>
            </w:r>
            <w:r>
              <w:rPr>
                <w:rFonts w:hint="eastAsia"/>
                <w:highlight w:val="none"/>
              </w:rPr>
              <w:t>4</w:t>
            </w:r>
            <w:r>
              <w:rPr>
                <w:rFonts w:hint="eastAsia"/>
                <w:highlight w:val="none"/>
                <w:lang w:val="en-US" w:eastAsia="zh-CN"/>
              </w:rPr>
              <w:t>+4+2+2)</w:t>
            </w:r>
            <w:r>
              <w:rPr>
                <w:rFonts w:hint="eastAsia"/>
                <w:highlight w:val="none"/>
              </w:rPr>
              <w:t>*</w:t>
            </w:r>
            <w:r>
              <w:rPr>
                <w:rFonts w:hint="eastAsia"/>
                <w:highlight w:val="none"/>
                <w:lang w:val="en-US" w:eastAsia="zh-CN"/>
              </w:rPr>
              <w:t>12</w:t>
            </w:r>
          </w:p>
        </w:tc>
        <w:tc>
          <w:tcPr>
            <w:tcW w:w="4911" w:type="dxa"/>
            <w:tcBorders>
              <w:right w:val="single" w:color="auto" w:sz="4" w:space="0"/>
            </w:tcBorders>
            <w:vAlign w:val="top"/>
          </w:tcPr>
          <w:p>
            <w:pPr>
              <w:bidi w:val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月</w:t>
            </w:r>
            <w:r>
              <w:rPr>
                <w:rFonts w:hint="eastAsia"/>
                <w:highlight w:val="none"/>
                <w:lang w:val="en-US" w:eastAsia="zh-CN"/>
              </w:rPr>
              <w:t>标</w:t>
            </w:r>
            <w:r>
              <w:rPr>
                <w:rFonts w:hint="eastAsia"/>
                <w:highlight w:val="none"/>
                <w:lang w:eastAsia="zh-CN"/>
              </w:rPr>
              <w:t>况</w:t>
            </w:r>
            <w:r>
              <w:rPr>
                <w:rFonts w:hint="eastAsia"/>
                <w:highlight w:val="none"/>
              </w:rPr>
              <w:t>用气</w:t>
            </w:r>
            <w:r>
              <w:rPr>
                <w:rFonts w:hint="eastAsia"/>
                <w:highlight w:val="none"/>
                <w:lang w:eastAsia="zh-CN"/>
              </w:rPr>
              <w:t>累积</w:t>
            </w:r>
            <w:r>
              <w:rPr>
                <w:rFonts w:hint="eastAsia"/>
                <w:highlight w:val="none"/>
              </w:rPr>
              <w:t>量，整数值扩大1000倍以保留3位小数</w:t>
            </w:r>
          </w:p>
        </w:tc>
        <w:tc>
          <w:tcPr>
            <w:tcW w:w="39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continue"/>
            <w:vAlign w:val="top"/>
          </w:tcPr>
          <w:p>
            <w:pPr>
              <w:bidi w:val="0"/>
              <w:rPr>
                <w:rFonts w:hint="eastAsia"/>
                <w:highlight w:val="none"/>
              </w:rPr>
            </w:pPr>
          </w:p>
        </w:tc>
        <w:tc>
          <w:tcPr>
            <w:tcW w:w="4911" w:type="dxa"/>
            <w:tcBorders>
              <w:right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eastAsia" w:ascii="宋体" w:hAnsi="宋体" w:eastAsia="宋体" w:cs="宋体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月工</w:t>
            </w:r>
            <w:r>
              <w:rPr>
                <w:rFonts w:hint="eastAsia"/>
                <w:highlight w:val="none"/>
                <w:lang w:eastAsia="zh-CN"/>
              </w:rPr>
              <w:t>况</w:t>
            </w:r>
            <w:r>
              <w:rPr>
                <w:rFonts w:hint="eastAsia"/>
                <w:highlight w:val="none"/>
              </w:rPr>
              <w:t>用气</w:t>
            </w:r>
            <w:r>
              <w:rPr>
                <w:rFonts w:hint="eastAsia"/>
                <w:highlight w:val="none"/>
                <w:lang w:eastAsia="zh-CN"/>
              </w:rPr>
              <w:t>累积</w:t>
            </w:r>
            <w:r>
              <w:rPr>
                <w:rFonts w:hint="eastAsia"/>
                <w:highlight w:val="none"/>
              </w:rPr>
              <w:t>量,无符号整数值扩大1000倍以保留3位小数。</w:t>
            </w:r>
          </w:p>
        </w:tc>
        <w:tc>
          <w:tcPr>
            <w:tcW w:w="39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continue"/>
            <w:vAlign w:val="top"/>
          </w:tcPr>
          <w:p>
            <w:pPr>
              <w:bidi w:val="0"/>
              <w:rPr>
                <w:rFonts w:hint="eastAsia"/>
                <w:highlight w:val="none"/>
              </w:rPr>
            </w:pPr>
          </w:p>
        </w:tc>
        <w:tc>
          <w:tcPr>
            <w:tcW w:w="4911" w:type="dxa"/>
            <w:tcBorders>
              <w:right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eastAsia" w:ascii="宋体" w:hAnsi="宋体" w:eastAsia="宋体" w:cs="宋体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每月温度值，有符号整数，扩大100倍以保留2位小数。</w:t>
            </w:r>
          </w:p>
        </w:tc>
        <w:tc>
          <w:tcPr>
            <w:tcW w:w="39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  <w:highlight w:val="none"/>
              </w:rPr>
            </w:pPr>
          </w:p>
        </w:tc>
        <w:tc>
          <w:tcPr>
            <w:tcW w:w="1006" w:type="dxa"/>
            <w:vMerge w:val="continue"/>
            <w:vAlign w:val="top"/>
          </w:tcPr>
          <w:p>
            <w:pPr>
              <w:bidi w:val="0"/>
              <w:rPr>
                <w:rFonts w:hint="eastAsia"/>
                <w:highlight w:val="none"/>
              </w:rPr>
            </w:pPr>
          </w:p>
        </w:tc>
        <w:tc>
          <w:tcPr>
            <w:tcW w:w="4911" w:type="dxa"/>
            <w:tcBorders>
              <w:right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eastAsia" w:ascii="宋体" w:hAnsi="宋体" w:eastAsia="宋体" w:cs="宋体"/>
                <w:sz w:val="22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每月压力值，无符号整数，扩大100倍以保留2位小数。</w:t>
            </w:r>
          </w:p>
        </w:tc>
        <w:tc>
          <w:tcPr>
            <w:tcW w:w="390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  <w:ins w:id="315" w:author="G012787" w:date="2026-02-04T15:45:13Z"/>
        </w:trPr>
        <w:tc>
          <w:tcPr>
            <w:tcW w:w="841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ins w:id="316" w:author="G012787" w:date="2026-02-04T15:45:13Z"/>
                <w:rFonts w:hint="default" w:eastAsia="宋体"/>
                <w:highlight w:val="yellow"/>
                <w:lang w:val="en-US" w:eastAsia="zh-CN"/>
                <w:rPrChange w:id="317" w:author="G012787" w:date="2026-03-03T11:23:06Z">
                  <w:rPr>
                    <w:ins w:id="318" w:author="G012787" w:date="2026-02-04T15:45:13Z"/>
                    <w:rFonts w:hint="default" w:eastAsia="宋体"/>
                    <w:highlight w:val="none"/>
                    <w:lang w:val="en-US" w:eastAsia="zh-CN"/>
                  </w:rPr>
                </w:rPrChange>
              </w:rPr>
            </w:pPr>
            <w:ins w:id="319" w:author="G012787" w:date="2026-02-04T15:45:51Z">
              <w:r>
                <w:rPr>
                  <w:rFonts w:hint="eastAsia"/>
                  <w:highlight w:val="yellow"/>
                  <w:lang w:val="en-US" w:eastAsia="zh-CN"/>
                  <w:rPrChange w:id="320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1</w:t>
              </w:r>
            </w:ins>
            <w:ins w:id="321" w:author="G012787" w:date="2026-02-04T15:45:52Z">
              <w:r>
                <w:rPr>
                  <w:rFonts w:hint="eastAsia"/>
                  <w:highlight w:val="yellow"/>
                  <w:lang w:val="en-US" w:eastAsia="zh-CN"/>
                  <w:rPrChange w:id="322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00A</w:t>
              </w:r>
            </w:ins>
            <w:ins w:id="323" w:author="G012787" w:date="2026-02-04T15:45:53Z">
              <w:r>
                <w:rPr>
                  <w:rFonts w:hint="eastAsia"/>
                  <w:highlight w:val="yellow"/>
                  <w:lang w:val="en-US" w:eastAsia="zh-CN"/>
                  <w:rPrChange w:id="324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H</w:t>
              </w:r>
            </w:ins>
          </w:p>
        </w:tc>
        <w:tc>
          <w:tcPr>
            <w:tcW w:w="2434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ins w:id="325" w:author="G012787" w:date="2026-02-04T15:45:13Z"/>
                <w:rFonts w:hint="default" w:eastAsia="宋体"/>
                <w:highlight w:val="yellow"/>
                <w:lang w:val="en-US" w:eastAsia="zh-CN"/>
                <w:rPrChange w:id="326" w:author="G012787" w:date="2026-03-03T11:23:06Z">
                  <w:rPr>
                    <w:ins w:id="327" w:author="G012787" w:date="2026-02-04T15:45:13Z"/>
                    <w:rFonts w:hint="default" w:eastAsia="宋体"/>
                    <w:highlight w:val="none"/>
                    <w:lang w:val="en-US" w:eastAsia="zh-CN"/>
                  </w:rPr>
                </w:rPrChange>
              </w:rPr>
            </w:pPr>
            <w:ins w:id="328" w:author="G012787" w:date="2026-02-05T13:53:56Z">
              <w:r>
                <w:rPr>
                  <w:rFonts w:hint="eastAsia"/>
                  <w:highlight w:val="yellow"/>
                  <w:rPrChange w:id="329" w:author="G012787" w:date="2026-03-03T11:23:06Z">
                    <w:rPr>
                      <w:rFonts w:hint="eastAsia"/>
                      <w:highlight w:val="none"/>
                    </w:rPr>
                  </w:rPrChange>
                </w:rPr>
                <w:t>读</w:t>
              </w:r>
            </w:ins>
            <w:ins w:id="330" w:author="G012787" w:date="2026-02-10T15:48:45Z">
              <w:r>
                <w:rPr>
                  <w:rFonts w:hint="eastAsia"/>
                  <w:highlight w:val="yellow"/>
                  <w:lang w:val="en-US" w:eastAsia="zh-CN"/>
                  <w:rPrChange w:id="331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10</w:t>
              </w:r>
            </w:ins>
            <w:ins w:id="332" w:author="G012787" w:date="2026-02-10T15:48:47Z">
              <w:r>
                <w:rPr>
                  <w:rFonts w:hint="eastAsia"/>
                  <w:highlight w:val="yellow"/>
                  <w:lang w:val="en-US" w:eastAsia="zh-CN"/>
                  <w:rPrChange w:id="333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分钟</w:t>
              </w:r>
            </w:ins>
            <w:ins w:id="334" w:author="G012787" w:date="2026-02-10T15:48:48Z">
              <w:r>
                <w:rPr>
                  <w:rFonts w:hint="eastAsia"/>
                  <w:highlight w:val="yellow"/>
                  <w:lang w:val="en-US" w:eastAsia="zh-CN"/>
                  <w:rPrChange w:id="335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用气</w:t>
              </w:r>
            </w:ins>
            <w:ins w:id="336" w:author="G012787" w:date="2026-02-10T15:48:58Z">
              <w:r>
                <w:rPr>
                  <w:rFonts w:hint="eastAsia"/>
                  <w:highlight w:val="yellow"/>
                  <w:lang w:val="en-US" w:eastAsia="zh-CN"/>
                  <w:rPrChange w:id="337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记录</w:t>
              </w:r>
            </w:ins>
            <w:ins w:id="338" w:author="G012787" w:date="2026-02-10T15:48:59Z">
              <w:r>
                <w:rPr>
                  <w:rFonts w:hint="eastAsia"/>
                  <w:highlight w:val="yellow"/>
                  <w:lang w:val="en-US" w:eastAsia="zh-CN"/>
                  <w:rPrChange w:id="339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请求</w:t>
              </w:r>
            </w:ins>
            <w:ins w:id="340" w:author="G012787" w:date="2026-02-04T16:03:22Z">
              <w:r>
                <w:rPr>
                  <w:rFonts w:hint="eastAsia"/>
                  <w:highlight w:val="yellow"/>
                  <w:lang w:val="en-US" w:eastAsia="zh-CN"/>
                  <w:rPrChange w:id="341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（</w:t>
              </w:r>
            </w:ins>
            <w:ins w:id="342" w:author="G012787" w:date="2026-02-04T16:03:38Z">
              <w:r>
                <w:rPr>
                  <w:rFonts w:hint="default"/>
                  <w:highlight w:val="yellow"/>
                  <w:rPrChange w:id="343" w:author="G012787" w:date="2026-03-03T11:23:06Z">
                    <w:rPr>
                      <w:rFonts w:hint="default"/>
                      <w:highlight w:val="none"/>
                    </w:rPr>
                  </w:rPrChange>
                </w:rPr>
                <w:t>通过“读记录”下行指令</w:t>
              </w:r>
            </w:ins>
            <w:ins w:id="344" w:author="G012787" w:date="2026-02-04T16:03:23Z">
              <w:r>
                <w:rPr>
                  <w:rFonts w:hint="eastAsia"/>
                  <w:highlight w:val="yellow"/>
                  <w:lang w:val="en-US" w:eastAsia="zh-CN"/>
                  <w:rPrChange w:id="345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）</w:t>
              </w:r>
            </w:ins>
          </w:p>
        </w:tc>
        <w:tc>
          <w:tcPr>
            <w:tcW w:w="1006" w:type="dxa"/>
            <w:vAlign w:val="top"/>
          </w:tcPr>
          <w:p>
            <w:pPr>
              <w:bidi w:val="0"/>
              <w:rPr>
                <w:ins w:id="346" w:author="G012787" w:date="2026-02-04T15:45:13Z"/>
                <w:rFonts w:hint="default" w:eastAsia="宋体"/>
                <w:highlight w:val="yellow"/>
                <w:lang w:val="en-US" w:eastAsia="zh-CN"/>
                <w:rPrChange w:id="347" w:author="G012787" w:date="2026-03-03T11:23:06Z">
                  <w:rPr>
                    <w:ins w:id="348" w:author="G012787" w:date="2026-02-04T15:45:13Z"/>
                    <w:rFonts w:hint="default" w:eastAsia="宋体"/>
                    <w:highlight w:val="none"/>
                    <w:lang w:val="en-US" w:eastAsia="zh-CN"/>
                  </w:rPr>
                </w:rPrChange>
              </w:rPr>
            </w:pPr>
            <w:r>
              <w:rPr>
                <w:rFonts w:hint="eastAsia"/>
                <w:highlight w:val="yellow"/>
                <w:lang w:val="en-US" w:eastAsia="zh-CN"/>
                <w:rPrChange w:id="349" w:author="G012787" w:date="2026-03-03T11:23:06Z">
                  <w:rPr>
                    <w:rFonts w:hint="eastAsia"/>
                    <w:highlight w:val="none"/>
                    <w:lang w:val="en-US" w:eastAsia="zh-CN"/>
                  </w:rPr>
                </w:rPrChange>
              </w:rPr>
              <w:t>3</w:t>
            </w:r>
          </w:p>
        </w:tc>
        <w:tc>
          <w:tcPr>
            <w:tcW w:w="4911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ins w:id="350" w:author="G012787" w:date="2026-02-04T15:45:13Z"/>
                <w:rFonts w:hint="default" w:eastAsia="宋体"/>
                <w:highlight w:val="yellow"/>
                <w:lang w:val="en-US" w:eastAsia="zh-CN"/>
                <w:rPrChange w:id="351" w:author="G012787" w:date="2026-03-03T11:23:06Z">
                  <w:rPr>
                    <w:ins w:id="352" w:author="G012787" w:date="2026-02-04T15:45:13Z"/>
                    <w:rFonts w:hint="default" w:eastAsia="宋体"/>
                    <w:highlight w:val="none"/>
                    <w:lang w:val="en-US" w:eastAsia="zh-CN"/>
                  </w:rPr>
                </w:rPrChange>
              </w:rPr>
            </w:pPr>
            <w:ins w:id="353" w:author="G012787" w:date="2026-02-04T16:01:44Z">
              <w:r>
                <w:rPr>
                  <w:rFonts w:hint="eastAsia"/>
                  <w:highlight w:val="yellow"/>
                  <w:rPrChange w:id="354" w:author="G012787" w:date="2026-03-03T11:23:06Z">
                    <w:rPr>
                      <w:rFonts w:hint="eastAsia"/>
                      <w:highlight w:val="none"/>
                    </w:rPr>
                  </w:rPrChange>
                </w:rPr>
                <w:t>起始日期年月日，BCD码， YYMMDD</w:t>
              </w:r>
            </w:ins>
          </w:p>
        </w:tc>
        <w:tc>
          <w:tcPr>
            <w:tcW w:w="390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rPr>
                <w:ins w:id="355" w:author="G012787" w:date="2026-02-04T15:45:13Z"/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  <w:ins w:id="356" w:author="G012787" w:date="2026-02-04T16:17:05Z">
              <w:r>
                <w:rPr>
                  <w:rFonts w:hint="default" w:ascii="Arial" w:hAnsi="Arial" w:cs="Arial"/>
                  <w:sz w:val="21"/>
                  <w:szCs w:val="22"/>
                  <w:highlight w:val="none"/>
                  <w:lang w:val="en-US" w:eastAsia="en-US"/>
                </w:rPr>
                <w:t>-</w:t>
              </w:r>
            </w:ins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eastAsia"/>
                <w:highlight w:val="yellow"/>
                <w:lang w:val="en-US" w:eastAsia="zh-CN"/>
                <w:rPrChange w:id="357" w:author="G012787" w:date="2026-03-03T11:23:06Z">
                  <w:rPr>
                    <w:rFonts w:hint="eastAsia"/>
                    <w:highlight w:val="none"/>
                    <w:lang w:val="en-US" w:eastAsia="zh-CN"/>
                  </w:rPr>
                </w:rPrChange>
              </w:rPr>
            </w:pPr>
          </w:p>
        </w:tc>
        <w:tc>
          <w:tcPr>
            <w:tcW w:w="243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eastAsia"/>
                <w:highlight w:val="yellow"/>
                <w:lang w:val="en-US" w:eastAsia="zh-CN"/>
                <w:rPrChange w:id="358" w:author="G012787" w:date="2026-03-03T11:23:06Z">
                  <w:rPr>
                    <w:rFonts w:hint="eastAsia"/>
                    <w:highlight w:val="none"/>
                    <w:lang w:val="en-US" w:eastAsia="zh-CN"/>
                  </w:rPr>
                </w:rPrChange>
              </w:rPr>
            </w:pPr>
            <w:ins w:id="359" w:author="G012787" w:date="2026-02-05T13:54:11Z">
              <w:r>
                <w:rPr>
                  <w:rFonts w:hint="eastAsia"/>
                  <w:highlight w:val="yellow"/>
                  <w:rPrChange w:id="360" w:author="G012787" w:date="2026-03-03T11:23:06Z">
                    <w:rPr>
                      <w:rFonts w:hint="eastAsia"/>
                      <w:highlight w:val="none"/>
                    </w:rPr>
                  </w:rPrChange>
                </w:rPr>
                <w:t>读</w:t>
              </w:r>
            </w:ins>
            <w:ins w:id="361" w:author="G012787" w:date="2026-02-10T15:49:02Z">
              <w:r>
                <w:rPr>
                  <w:rFonts w:hint="eastAsia"/>
                  <w:highlight w:val="yellow"/>
                  <w:lang w:val="en-US" w:eastAsia="zh-CN"/>
                  <w:rPrChange w:id="362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1</w:t>
              </w:r>
            </w:ins>
            <w:ins w:id="363" w:author="G012787" w:date="2026-02-10T15:49:03Z">
              <w:r>
                <w:rPr>
                  <w:rFonts w:hint="eastAsia"/>
                  <w:highlight w:val="yellow"/>
                  <w:lang w:val="en-US" w:eastAsia="zh-CN"/>
                  <w:rPrChange w:id="364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0</w:t>
              </w:r>
            </w:ins>
            <w:ins w:id="365" w:author="G012787" w:date="2026-02-05T13:54:16Z">
              <w:r>
                <w:rPr>
                  <w:rFonts w:hint="eastAsia"/>
                  <w:highlight w:val="yellow"/>
                  <w:lang w:val="en-US" w:eastAsia="zh-CN"/>
                  <w:rPrChange w:id="366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分钟</w:t>
              </w:r>
            </w:ins>
            <w:ins w:id="367" w:author="G012787" w:date="2026-02-05T13:54:11Z">
              <w:r>
                <w:rPr>
                  <w:rFonts w:hint="eastAsia"/>
                  <w:highlight w:val="yellow"/>
                  <w:lang w:val="en-US" w:eastAsia="zh-CN"/>
                  <w:rPrChange w:id="368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用气记录应答</w:t>
              </w:r>
            </w:ins>
            <w:ins w:id="369" w:author="G012787" w:date="2026-02-04T16:03:58Z">
              <w:r>
                <w:rPr>
                  <w:rFonts w:hint="default"/>
                  <w:highlight w:val="yellow"/>
                  <w:rPrChange w:id="370" w:author="G012787" w:date="2026-03-03T11:23:06Z">
                    <w:rPr>
                      <w:rFonts w:hint="default"/>
                      <w:highlight w:val="none"/>
                    </w:rPr>
                  </w:rPrChange>
                </w:rPr>
                <w:t>（通过“读记录”</w:t>
              </w:r>
            </w:ins>
            <w:ins w:id="371" w:author="G012787" w:date="2026-02-04T16:03:58Z">
              <w:r>
                <w:rPr>
                  <w:rFonts w:hint="eastAsia"/>
                  <w:highlight w:val="yellow"/>
                  <w:lang w:val="en-US" w:eastAsia="zh-CN"/>
                  <w:rPrChange w:id="372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上</w:t>
              </w:r>
            </w:ins>
            <w:ins w:id="373" w:author="G012787" w:date="2026-02-04T16:03:58Z">
              <w:r>
                <w:rPr>
                  <w:rFonts w:hint="default"/>
                  <w:highlight w:val="yellow"/>
                  <w:rPrChange w:id="374" w:author="G012787" w:date="2026-03-03T11:23:06Z">
                    <w:rPr>
                      <w:rFonts w:hint="default"/>
                      <w:highlight w:val="none"/>
                    </w:rPr>
                  </w:rPrChange>
                </w:rPr>
                <w:t>行指令）</w:t>
              </w:r>
            </w:ins>
          </w:p>
        </w:tc>
        <w:tc>
          <w:tcPr>
            <w:tcW w:w="1006" w:type="dxa"/>
            <w:tcBorders>
              <w:top w:val="single" w:color="auto" w:sz="4" w:space="0"/>
            </w:tcBorders>
            <w:vAlign w:val="top"/>
          </w:tcPr>
          <w:p>
            <w:pPr>
              <w:bidi w:val="0"/>
              <w:rPr>
                <w:rFonts w:hint="eastAsia" w:eastAsia="宋体"/>
                <w:highlight w:val="yellow"/>
                <w:lang w:val="en-US" w:eastAsia="zh-CN"/>
                <w:rPrChange w:id="375" w:author="G012787" w:date="2026-03-03T11:23:06Z">
                  <w:rPr>
                    <w:rFonts w:hint="eastAsia" w:eastAsia="宋体"/>
                    <w:highlight w:val="none"/>
                    <w:lang w:val="en-US" w:eastAsia="zh-CN"/>
                  </w:rPr>
                </w:rPrChange>
              </w:rPr>
            </w:pPr>
            <w:r>
              <w:rPr>
                <w:rFonts w:hint="eastAsia"/>
                <w:highlight w:val="yellow"/>
                <w:lang w:val="en-US" w:eastAsia="zh-CN"/>
                <w:rPrChange w:id="376" w:author="G012787" w:date="2026-03-03T11:23:06Z">
                  <w:rPr>
                    <w:rFonts w:hint="eastAsia"/>
                    <w:highlight w:val="none"/>
                    <w:lang w:val="en-US" w:eastAsia="zh-CN"/>
                  </w:rPr>
                </w:rPrChange>
              </w:rPr>
              <w:t>3</w:t>
            </w:r>
          </w:p>
        </w:tc>
        <w:tc>
          <w:tcPr>
            <w:tcW w:w="491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highlight w:val="yellow"/>
                <w:lang w:val="en-US" w:eastAsia="zh-CN"/>
                <w:rPrChange w:id="377" w:author="G012787" w:date="2026-03-03T11:23:06Z">
                  <w:rPr>
                    <w:rFonts w:hint="eastAsia"/>
                    <w:highlight w:val="none"/>
                    <w:lang w:val="en-US" w:eastAsia="zh-CN"/>
                  </w:rPr>
                </w:rPrChange>
              </w:rPr>
            </w:pPr>
            <w:ins w:id="378" w:author="G012787" w:date="2026-02-04T16:01:44Z">
              <w:r>
                <w:rPr>
                  <w:rFonts w:hint="eastAsia"/>
                  <w:highlight w:val="yellow"/>
                  <w:rPrChange w:id="379" w:author="G012787" w:date="2026-03-03T11:23:06Z">
                    <w:rPr>
                      <w:rFonts w:hint="eastAsia"/>
                      <w:highlight w:val="none"/>
                    </w:rPr>
                  </w:rPrChange>
                </w:rPr>
                <w:t>起始日期年月日，BCD码， YYMMDD</w:t>
              </w:r>
            </w:ins>
          </w:p>
        </w:tc>
        <w:tc>
          <w:tcPr>
            <w:tcW w:w="39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  <w:ins w:id="380" w:author="G012787" w:date="2026-02-04T16:17:02Z">
              <w:r>
                <w:rPr>
                  <w:rFonts w:hint="default" w:ascii="Arial" w:hAnsi="Arial" w:eastAsia="宋体" w:cs="Arial"/>
                  <w:sz w:val="21"/>
                  <w:highlight w:val="none"/>
                </w:rPr>
                <w:t>√</w:t>
              </w:r>
            </w:ins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41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eastAsia"/>
                <w:highlight w:val="yellow"/>
                <w:lang w:val="en-US" w:eastAsia="zh-CN"/>
                <w:rPrChange w:id="381" w:author="G012787" w:date="2026-03-03T11:23:06Z">
                  <w:rPr>
                    <w:rFonts w:hint="eastAsia"/>
                    <w:highlight w:val="none"/>
                    <w:lang w:val="en-US" w:eastAsia="zh-CN"/>
                  </w:rPr>
                </w:rPrChange>
              </w:rPr>
            </w:pPr>
          </w:p>
        </w:tc>
        <w:tc>
          <w:tcPr>
            <w:tcW w:w="24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eastAsia"/>
                <w:highlight w:val="yellow"/>
                <w:lang w:val="en-US" w:eastAsia="zh-CN"/>
                <w:rPrChange w:id="382" w:author="G012787" w:date="2026-03-03T11:23:06Z">
                  <w:rPr>
                    <w:rFonts w:hint="eastAsia"/>
                    <w:highlight w:val="none"/>
                    <w:lang w:val="en-US" w:eastAsia="zh-CN"/>
                  </w:rPr>
                </w:rPrChange>
              </w:rPr>
            </w:pPr>
          </w:p>
        </w:tc>
        <w:tc>
          <w:tcPr>
            <w:tcW w:w="1006" w:type="dxa"/>
            <w:tcBorders>
              <w:top w:val="single" w:color="auto" w:sz="4" w:space="0"/>
            </w:tcBorders>
            <w:vAlign w:val="top"/>
          </w:tcPr>
          <w:p>
            <w:pPr>
              <w:bidi w:val="0"/>
              <w:rPr>
                <w:rFonts w:hint="default"/>
                <w:highlight w:val="yellow"/>
                <w:lang w:val="en-US"/>
                <w:rPrChange w:id="383" w:author="G012787" w:date="2026-03-03T11:23:06Z">
                  <w:rPr>
                    <w:rFonts w:hint="default"/>
                    <w:highlight w:val="none"/>
                    <w:lang w:val="en-US"/>
                  </w:rPr>
                </w:rPrChange>
              </w:rPr>
            </w:pPr>
            <w:r>
              <w:rPr>
                <w:rFonts w:hint="eastAsia"/>
                <w:highlight w:val="yellow"/>
                <w:lang w:val="en-US" w:eastAsia="zh-CN"/>
                <w:rPrChange w:id="384" w:author="G012787" w:date="2026-03-03T11:23:06Z">
                  <w:rPr>
                    <w:rFonts w:hint="eastAsia"/>
                    <w:highlight w:val="none"/>
                    <w:lang w:val="en-US" w:eastAsia="zh-CN"/>
                  </w:rPr>
                </w:rPrChange>
              </w:rPr>
              <w:t>2</w:t>
            </w:r>
            <w:ins w:id="385" w:author="G012787" w:date="2026-02-04T16:15:05Z">
              <w:r>
                <w:rPr>
                  <w:rFonts w:hint="eastAsia"/>
                  <w:highlight w:val="yellow"/>
                  <w:lang w:val="en-US" w:eastAsia="zh-CN"/>
                  <w:rPrChange w:id="386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*</w:t>
              </w:r>
            </w:ins>
            <w:ins w:id="387" w:author="G012787" w:date="2026-02-10T15:50:28Z">
              <w:r>
                <w:rPr>
                  <w:rFonts w:hint="eastAsia"/>
                  <w:highlight w:val="yellow"/>
                  <w:lang w:val="en-US" w:eastAsia="zh-CN"/>
                  <w:rPrChange w:id="388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6</w:t>
              </w:r>
            </w:ins>
            <w:ins w:id="389" w:author="G012787" w:date="2026-02-10T15:50:29Z">
              <w:r>
                <w:rPr>
                  <w:rFonts w:hint="eastAsia"/>
                  <w:highlight w:val="yellow"/>
                  <w:lang w:val="en-US" w:eastAsia="zh-CN"/>
                  <w:rPrChange w:id="390" w:author="G012787" w:date="2026-03-03T11:23:06Z">
                    <w:rPr>
                      <w:rFonts w:hint="eastAsia"/>
                      <w:highlight w:val="none"/>
                      <w:lang w:val="en-US" w:eastAsia="zh-CN"/>
                    </w:rPr>
                  </w:rPrChange>
                </w:rPr>
                <w:t>*</w:t>
              </w:r>
            </w:ins>
            <w:r>
              <w:rPr>
                <w:rFonts w:hint="eastAsia"/>
                <w:highlight w:val="yellow"/>
                <w:lang w:val="en-US" w:eastAsia="zh-CN"/>
                <w:rPrChange w:id="391" w:author="G012787" w:date="2026-03-03T11:23:06Z">
                  <w:rPr>
                    <w:rFonts w:hint="eastAsia"/>
                    <w:highlight w:val="none"/>
                    <w:lang w:val="en-US" w:eastAsia="zh-CN"/>
                  </w:rPr>
                </w:rPrChange>
              </w:rPr>
              <w:t>24</w:t>
            </w:r>
          </w:p>
        </w:tc>
        <w:tc>
          <w:tcPr>
            <w:tcW w:w="4911" w:type="dxa"/>
            <w:tcBorders>
              <w:top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hint="default"/>
                <w:highlight w:val="yellow"/>
                <w:lang w:val="en-US" w:eastAsia="zh-CN"/>
                <w:rPrChange w:id="392" w:author="G012787" w:date="2026-03-03T11:23:06Z">
                  <w:rPr>
                    <w:rFonts w:hint="default"/>
                    <w:lang w:val="en-US" w:eastAsia="zh-CN"/>
                  </w:rPr>
                </w:rPrChange>
              </w:rPr>
            </w:pPr>
            <w:ins w:id="393" w:author="G012787" w:date="2026-02-10T15:51:23Z">
              <w:r>
                <w:rPr>
                  <w:rFonts w:hint="default"/>
                  <w:highlight w:val="yellow"/>
                  <w:rPrChange w:id="394" w:author="G012787" w:date="2026-03-03T11:23:06Z">
                    <w:rPr>
                      <w:rFonts w:hint="default"/>
                    </w:rPr>
                  </w:rPrChange>
                </w:rPr>
                <w:t>每</w:t>
              </w:r>
            </w:ins>
            <w:ins w:id="395" w:author="G012787" w:date="2026-02-10T15:51:28Z">
              <w:r>
                <w:rPr>
                  <w:rFonts w:hint="eastAsia"/>
                  <w:highlight w:val="yellow"/>
                  <w:lang w:val="en-US" w:eastAsia="zh-CN"/>
                  <w:rPrChange w:id="396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10</w:t>
              </w:r>
            </w:ins>
            <w:ins w:id="397" w:author="G012787" w:date="2026-02-10T15:51:30Z">
              <w:r>
                <w:rPr>
                  <w:rFonts w:hint="eastAsia"/>
                  <w:highlight w:val="yellow"/>
                  <w:lang w:val="en-US" w:eastAsia="zh-CN"/>
                  <w:rPrChange w:id="398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分钟</w:t>
              </w:r>
            </w:ins>
            <w:ins w:id="399" w:author="G012787" w:date="2026-02-10T15:51:31Z">
              <w:r>
                <w:rPr>
                  <w:rFonts w:hint="eastAsia"/>
                  <w:highlight w:val="yellow"/>
                  <w:lang w:val="en-US" w:eastAsia="zh-CN"/>
                  <w:rPrChange w:id="400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间隔</w:t>
              </w:r>
            </w:ins>
            <w:ins w:id="401" w:author="G012787" w:date="2026-02-10T15:51:23Z">
              <w:r>
                <w:rPr>
                  <w:rFonts w:hint="default"/>
                  <w:highlight w:val="yellow"/>
                  <w:rPrChange w:id="402" w:author="G012787" w:date="2026-03-03T11:23:06Z">
                    <w:rPr>
                      <w:rFonts w:hint="default"/>
                    </w:rPr>
                  </w:rPrChange>
                </w:rPr>
                <w:t>用气</w:t>
              </w:r>
            </w:ins>
            <w:ins w:id="403" w:author="G012787" w:date="2026-03-03T09:31:47Z">
              <w:r>
                <w:rPr>
                  <w:rFonts w:hint="eastAsia"/>
                  <w:highlight w:val="yellow"/>
                  <w:lang w:val="en-US" w:eastAsia="zh-CN"/>
                  <w:rPrChange w:id="404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累积</w:t>
              </w:r>
            </w:ins>
            <w:ins w:id="405" w:author="G012787" w:date="2026-03-03T09:31:48Z">
              <w:r>
                <w:rPr>
                  <w:rFonts w:hint="eastAsia"/>
                  <w:highlight w:val="yellow"/>
                  <w:lang w:val="en-US" w:eastAsia="zh-CN"/>
                  <w:rPrChange w:id="406" w:author="G012787" w:date="2026-03-03T09:32:19Z">
                    <w:rPr>
                      <w:rFonts w:hint="eastAsia"/>
                      <w:lang w:val="en-US" w:eastAsia="zh-CN"/>
                    </w:rPr>
                  </w:rPrChange>
                </w:rPr>
                <w:t>增量</w:t>
              </w:r>
            </w:ins>
            <w:ins w:id="407" w:author="G012787" w:date="2026-02-10T15:51:23Z">
              <w:r>
                <w:rPr>
                  <w:rFonts w:hint="default"/>
                  <w:highlight w:val="yellow"/>
                  <w:rPrChange w:id="408" w:author="G012787" w:date="2026-03-03T11:23:06Z">
                    <w:rPr>
                      <w:rFonts w:hint="default"/>
                    </w:rPr>
                  </w:rPrChange>
                </w:rPr>
                <w:t>,无符号整数，单位0.001m3。</w:t>
              </w:r>
            </w:ins>
            <w:ins w:id="409" w:author="G012787" w:date="2026-02-10T15:51:23Z">
              <w:r>
                <w:rPr>
                  <w:rFonts w:hint="eastAsia"/>
                  <w:highlight w:val="yellow"/>
                  <w:lang w:eastAsia="zh-CN"/>
                  <w:rPrChange w:id="410" w:author="G012787" w:date="2026-03-03T11:23:06Z">
                    <w:rPr>
                      <w:rFonts w:hint="eastAsia"/>
                      <w:lang w:eastAsia="zh-CN"/>
                    </w:rPr>
                  </w:rPrChange>
                </w:rPr>
                <w:t>（超声表</w:t>
              </w:r>
            </w:ins>
            <w:ins w:id="411" w:author="G012787" w:date="2026-02-10T15:51:23Z">
              <w:r>
                <w:rPr>
                  <w:rFonts w:hint="eastAsia"/>
                  <w:highlight w:val="yellow"/>
                  <w:lang w:val="en-US" w:eastAsia="zh-CN"/>
                  <w:rPrChange w:id="412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根据上报类型</w:t>
              </w:r>
            </w:ins>
            <w:ins w:id="413" w:author="G012787" w:date="2026-02-10T15:51:23Z">
              <w:r>
                <w:rPr>
                  <w:rFonts w:hint="eastAsia"/>
                  <w:highlight w:val="yellow"/>
                  <w:lang w:eastAsia="zh-CN"/>
                  <w:rPrChange w:id="414" w:author="G012787" w:date="2026-03-03T11:23:06Z">
                    <w:rPr>
                      <w:rFonts w:hint="eastAsia"/>
                      <w:lang w:eastAsia="zh-CN"/>
                    </w:rPr>
                  </w:rPrChange>
                </w:rPr>
                <w:t>上报</w:t>
              </w:r>
            </w:ins>
            <w:ins w:id="415" w:author="G012787" w:date="2026-02-10T15:51:23Z">
              <w:r>
                <w:rPr>
                  <w:rFonts w:hint="eastAsia"/>
                  <w:highlight w:val="yellow"/>
                  <w:lang w:val="en-US" w:eastAsia="zh-CN"/>
                  <w:rPrChange w:id="416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对应的工况/标况</w:t>
              </w:r>
            </w:ins>
            <w:ins w:id="417" w:author="G012787" w:date="2026-02-10T15:51:23Z">
              <w:r>
                <w:rPr>
                  <w:rFonts w:hint="eastAsia"/>
                  <w:highlight w:val="yellow"/>
                  <w:lang w:eastAsia="zh-CN"/>
                  <w:rPrChange w:id="418" w:author="G012787" w:date="2026-03-03T11:23:06Z">
                    <w:rPr>
                      <w:rFonts w:hint="eastAsia"/>
                      <w:lang w:eastAsia="zh-CN"/>
                    </w:rPr>
                  </w:rPrChange>
                </w:rPr>
                <w:t>累积</w:t>
              </w:r>
            </w:ins>
            <w:ins w:id="419" w:author="G012787" w:date="2026-03-03T09:32:11Z">
              <w:r>
                <w:rPr>
                  <w:rFonts w:hint="eastAsia"/>
                  <w:highlight w:val="yellow"/>
                  <w:lang w:val="en-US" w:eastAsia="zh-CN"/>
                  <w:rPrChange w:id="420" w:author="G012787" w:date="2026-03-03T09:32:24Z">
                    <w:rPr>
                      <w:rFonts w:hint="eastAsia"/>
                      <w:lang w:val="en-US" w:eastAsia="zh-CN"/>
                    </w:rPr>
                  </w:rPrChange>
                </w:rPr>
                <w:t>增量</w:t>
              </w:r>
            </w:ins>
            <w:ins w:id="421" w:author="G012787" w:date="2026-02-10T15:51:23Z">
              <w:r>
                <w:rPr>
                  <w:rFonts w:hint="eastAsia"/>
                  <w:highlight w:val="yellow"/>
                  <w:lang w:eastAsia="zh-CN"/>
                  <w:rPrChange w:id="422" w:author="G012787" w:date="2026-03-03T11:23:06Z">
                    <w:rPr>
                      <w:rFonts w:hint="eastAsia"/>
                      <w:lang w:eastAsia="zh-CN"/>
                    </w:rPr>
                  </w:rPrChange>
                </w:rPr>
                <w:t>）</w:t>
              </w:r>
            </w:ins>
            <w:ins w:id="423" w:author="G012787" w:date="2026-03-03T09:32:38Z">
              <w:r>
                <w:rPr>
                  <w:rFonts w:hint="eastAsia"/>
                  <w:highlight w:val="yellow"/>
                  <w:lang w:eastAsia="zh-CN"/>
                  <w:rPrChange w:id="424" w:author="G012787" w:date="2026-03-03T11:23:06Z">
                    <w:rPr>
                      <w:rFonts w:hint="eastAsia"/>
                      <w:lang w:eastAsia="zh-CN"/>
                    </w:rPr>
                  </w:rPrChange>
                </w:rPr>
                <w:t>，</w:t>
              </w:r>
            </w:ins>
            <w:ins w:id="425" w:author="G012787" w:date="2026-03-03T09:30:35Z">
              <w:r>
                <w:rPr>
                  <w:rFonts w:hint="eastAsia"/>
                  <w:highlight w:val="yellow"/>
                  <w:lang w:val="en-US" w:eastAsia="zh-CN"/>
                  <w:rPrChange w:id="426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记录</w:t>
              </w:r>
            </w:ins>
            <w:ins w:id="427" w:author="G012787" w:date="2026-03-03T09:30:36Z">
              <w:r>
                <w:rPr>
                  <w:rFonts w:hint="eastAsia"/>
                  <w:highlight w:val="yellow"/>
                  <w:lang w:val="en-US" w:eastAsia="zh-CN"/>
                  <w:rPrChange w:id="428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从</w:t>
              </w:r>
            </w:ins>
            <w:ins w:id="429" w:author="G012787" w:date="2026-03-03T09:30:39Z">
              <w:r>
                <w:rPr>
                  <w:rFonts w:hint="eastAsia"/>
                  <w:highlight w:val="yellow"/>
                  <w:lang w:val="en-US" w:eastAsia="zh-CN"/>
                  <w:rPrChange w:id="430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00：</w:t>
              </w:r>
            </w:ins>
            <w:ins w:id="431" w:author="G012787" w:date="2026-03-03T09:30:40Z">
              <w:r>
                <w:rPr>
                  <w:rFonts w:hint="eastAsia"/>
                  <w:highlight w:val="yellow"/>
                  <w:lang w:val="en-US" w:eastAsia="zh-CN"/>
                  <w:rPrChange w:id="432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10</w:t>
              </w:r>
            </w:ins>
            <w:ins w:id="433" w:author="G012787" w:date="2026-03-03T09:30:41Z">
              <w:r>
                <w:rPr>
                  <w:rFonts w:hint="eastAsia"/>
                  <w:highlight w:val="yellow"/>
                  <w:lang w:val="en-US" w:eastAsia="zh-CN"/>
                  <w:rPrChange w:id="434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开始</w:t>
              </w:r>
            </w:ins>
            <w:ins w:id="435" w:author="G012787" w:date="2026-03-03T09:32:33Z">
              <w:r>
                <w:rPr>
                  <w:rFonts w:hint="eastAsia"/>
                  <w:highlight w:val="yellow"/>
                  <w:lang w:val="en-US" w:eastAsia="zh-CN"/>
                  <w:rPrChange w:id="436" w:author="G012787" w:date="2026-03-03T11:23:06Z">
                    <w:rPr>
                      <w:rFonts w:hint="eastAsia"/>
                      <w:lang w:val="en-US" w:eastAsia="zh-CN"/>
                    </w:rPr>
                  </w:rPrChange>
                </w:rPr>
                <w:t>；</w:t>
              </w:r>
            </w:ins>
          </w:p>
        </w:tc>
        <w:tc>
          <w:tcPr>
            <w:tcW w:w="3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</w:tbl>
    <w:p>
      <w:pPr>
        <w:pStyle w:val="2"/>
        <w:spacing w:before="9"/>
        <w:rPr>
          <w:rFonts w:hint="default" w:ascii="Arial" w:hAnsi="Arial" w:eastAsia="宋体" w:cs="Arial"/>
          <w:sz w:val="15"/>
          <w:highlight w:val="none"/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  <w:t>说明：</w:t>
      </w:r>
    </w:p>
    <w:p>
      <w:pPr>
        <w:pStyle w:val="22"/>
        <w:numPr>
          <w:ilvl w:val="0"/>
          <w:numId w:val="11"/>
        </w:numPr>
        <w:ind w:firstLineChars="0"/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  <w:t>掉电期间用气数据（小时用气量、天用气记录、月用气记录）需要按照上电后的当前</w:t>
      </w:r>
      <w:r>
        <w:rPr>
          <w:rFonts w:hint="eastAsia" w:cs="宋体"/>
          <w:color w:val="000000" w:themeColor="text1"/>
          <w:sz w:val="22"/>
          <w:szCs w:val="2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累积</w:t>
      </w:r>
      <w: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  <w:t>量进行补全。</w:t>
      </w:r>
    </w:p>
    <w:p>
      <w:pPr>
        <w:pStyle w:val="22"/>
        <w:numPr>
          <w:ilvl w:val="0"/>
          <w:numId w:val="11"/>
        </w:numPr>
        <w:ind w:firstLineChars="0"/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:lang w:val="en-US" w:eastAsia="en-US" w:bidi="ar-SA"/>
          <w14:textFill>
            <w14:solidFill>
              <w14:schemeClr w14:val="tx1"/>
            </w14:solidFill>
          </w14:textFill>
        </w:rPr>
        <w:t>读取记录超过表端存储时间范围的，表端回复数据为0。</w:t>
      </w:r>
    </w:p>
    <w:p>
      <w:pPr>
        <w:spacing w:after="0"/>
        <w:rPr>
          <w:rFonts w:hint="default" w:ascii="Arial" w:hAnsi="Arial" w:eastAsia="宋体" w:cs="Arial"/>
          <w:sz w:val="2"/>
          <w:szCs w:val="2"/>
          <w:highlight w:val="none"/>
        </w:rPr>
        <w:sectPr>
          <w:pgSz w:w="11910" w:h="16850"/>
          <w:pgMar w:top="1080" w:right="520" w:bottom="1200" w:left="1180" w:header="864" w:footer="1006" w:gutter="0"/>
          <w:cols w:space="720" w:num="1"/>
        </w:sectPr>
      </w:pPr>
    </w:p>
    <w:p>
      <w:pPr>
        <w:pStyle w:val="2"/>
        <w:spacing w:before="7"/>
        <w:rPr>
          <w:rFonts w:hint="default" w:ascii="Arial" w:hAnsi="Arial" w:eastAsia="宋体" w:cs="Arial"/>
          <w:sz w:val="22"/>
          <w:highlight w:val="none"/>
        </w:rPr>
      </w:pPr>
    </w:p>
    <w:p>
      <w:pPr>
        <w:pStyle w:val="6"/>
        <w:bidi w:val="0"/>
        <w:rPr>
          <w:rFonts w:hint="default"/>
          <w:sz w:val="18"/>
          <w:szCs w:val="15"/>
        </w:rPr>
      </w:pPr>
      <w:bookmarkStart w:id="122" w:name="_bookmark40"/>
      <w:bookmarkEnd w:id="122"/>
      <w:r>
        <w:rPr>
          <w:rFonts w:hint="eastAsia"/>
          <w:sz w:val="18"/>
          <w:szCs w:val="15"/>
          <w:lang w:val="en-US" w:eastAsia="zh-CN"/>
        </w:rPr>
        <w:t>A.3</w:t>
      </w:r>
      <w:r>
        <w:rPr>
          <w:rFonts w:hint="default"/>
          <w:sz w:val="18"/>
          <w:szCs w:val="15"/>
        </w:rPr>
        <w:t>设置数据</w:t>
      </w:r>
    </w:p>
    <w:p>
      <w:pPr>
        <w:pStyle w:val="2"/>
        <w:spacing w:before="2"/>
        <w:rPr>
          <w:rFonts w:hint="default" w:ascii="Arial" w:hAnsi="Arial" w:eastAsia="宋体" w:cs="Arial"/>
          <w:sz w:val="28"/>
          <w:highlight w:val="none"/>
        </w:rPr>
      </w:pPr>
    </w:p>
    <w:p>
      <w:pPr>
        <w:pStyle w:val="2"/>
        <w:spacing w:before="1" w:line="268" w:lineRule="auto"/>
        <w:ind w:left="622" w:right="1280"/>
        <w:rPr>
          <w:rFonts w:hint="default" w:ascii="Arial" w:hAnsi="Arial" w:eastAsia="宋体" w:cs="Arial"/>
          <w:sz w:val="14"/>
          <w:highlight w:val="none"/>
        </w:rPr>
      </w:pPr>
      <w:r>
        <w:rPr>
          <w:rFonts w:hint="default" w:ascii="Arial" w:hAnsi="Arial" w:eastAsia="宋体" w:cs="Arial"/>
          <w:highlight w:val="none"/>
        </w:rPr>
        <w:t>设置数据数据上报、写请求格式与读应答格式相同。读请求数据域没有数据。写请求应答2</w:t>
      </w:r>
      <w:r>
        <w:rPr>
          <w:rFonts w:hint="default" w:ascii="Arial" w:hAnsi="Arial" w:eastAsia="宋体" w:cs="Arial"/>
          <w:spacing w:val="-102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字节错误码（参考“</w:t>
      </w:r>
      <w:r>
        <w:rPr>
          <w:rFonts w:hint="default" w:ascii="Arial" w:hAnsi="Arial" w:eastAsia="宋体" w:cs="Arial"/>
          <w:highlight w:val="none"/>
        </w:rPr>
        <w:fldChar w:fldCharType="begin"/>
      </w:r>
      <w:r>
        <w:rPr>
          <w:rFonts w:hint="default" w:ascii="Arial" w:hAnsi="Arial" w:eastAsia="宋体" w:cs="Arial"/>
          <w:highlight w:val="none"/>
        </w:rPr>
        <w:instrText xml:space="preserve"> HYPERLINK \l "_bookmark35" </w:instrText>
      </w:r>
      <w:r>
        <w:rPr>
          <w:rFonts w:hint="default" w:ascii="Arial" w:hAnsi="Arial" w:eastAsia="宋体" w:cs="Arial"/>
          <w:highlight w:val="none"/>
        </w:rPr>
        <w:fldChar w:fldCharType="separate"/>
      </w:r>
      <w:r>
        <w:rPr>
          <w:rFonts w:hint="default" w:ascii="Arial" w:hAnsi="Arial" w:eastAsia="宋体" w:cs="Arial"/>
          <w:highlight w:val="none"/>
        </w:rPr>
        <w:t>错误码</w:t>
      </w:r>
      <w:r>
        <w:rPr>
          <w:rFonts w:hint="default" w:ascii="Arial" w:hAnsi="Arial" w:eastAsia="宋体" w:cs="Arial"/>
          <w:highlight w:val="none"/>
        </w:rPr>
        <w:fldChar w:fldCharType="end"/>
      </w:r>
      <w:r>
        <w:rPr>
          <w:rFonts w:hint="default" w:ascii="Arial" w:hAnsi="Arial" w:eastAsia="宋体" w:cs="Arial"/>
          <w:highlight w:val="none"/>
        </w:rPr>
        <w:t>”一节)。是否支持读写在表格中“读写”字段说明。</w:t>
      </w:r>
    </w:p>
    <w:p>
      <w:pPr>
        <w:spacing w:before="1"/>
        <w:ind w:left="2462" w:right="3103" w:firstLine="0"/>
        <w:jc w:val="center"/>
        <w:rPr>
          <w:rFonts w:hint="default" w:ascii="Arial" w:hAnsi="Arial" w:eastAsia="宋体" w:cs="Arial"/>
          <w:sz w:val="19"/>
          <w:highlight w:val="none"/>
        </w:rPr>
      </w:pPr>
      <w:r>
        <w:rPr>
          <w:rFonts w:hint="default" w:ascii="Arial" w:hAnsi="Arial" w:eastAsia="宋体" w:cs="Arial"/>
          <w:spacing w:val="-11"/>
          <w:sz w:val="19"/>
          <w:highlight w:val="none"/>
        </w:rPr>
        <w:t xml:space="preserve">表 </w:t>
      </w:r>
      <w:r>
        <w:rPr>
          <w:rFonts w:hint="default" w:ascii="Arial" w:hAnsi="Arial" w:eastAsia="宋体" w:cs="Arial"/>
          <w:sz w:val="19"/>
          <w:highlight w:val="none"/>
        </w:rPr>
        <w:t>A.3</w:t>
      </w:r>
      <w:r>
        <w:rPr>
          <w:rFonts w:hint="default" w:ascii="Arial" w:hAnsi="Arial" w:eastAsia="宋体" w:cs="Arial"/>
          <w:spacing w:val="72"/>
          <w:sz w:val="19"/>
          <w:highlight w:val="none"/>
        </w:rPr>
        <w:t xml:space="preserve"> </w:t>
      </w:r>
      <w:r>
        <w:rPr>
          <w:rFonts w:hint="default" w:ascii="Arial" w:hAnsi="Arial" w:eastAsia="宋体" w:cs="Arial"/>
          <w:spacing w:val="15"/>
          <w:sz w:val="19"/>
          <w:highlight w:val="none"/>
        </w:rPr>
        <w:t>设置数据对象</w:t>
      </w:r>
    </w:p>
    <w:tbl>
      <w:tblPr>
        <w:tblStyle w:val="13"/>
        <w:tblpPr w:leftFromText="180" w:rightFromText="180" w:vertAnchor="text" w:horzAnchor="page" w:tblpX="1308" w:tblpY="167"/>
        <w:tblOverlap w:val="never"/>
        <w:tblW w:w="10063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827"/>
        <w:gridCol w:w="503"/>
        <w:gridCol w:w="634"/>
        <w:gridCol w:w="4956"/>
        <w:gridCol w:w="480"/>
        <w:gridCol w:w="480"/>
        <w:tblGridChange w:id="437">
          <w:tblGrid>
            <w:gridCol w:w="1183"/>
            <w:gridCol w:w="1827"/>
            <w:gridCol w:w="503"/>
            <w:gridCol w:w="634"/>
            <w:gridCol w:w="4956"/>
            <w:gridCol w:w="480"/>
            <w:gridCol w:w="480"/>
          </w:tblGrid>
        </w:tblGridChange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183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1827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数据对象名称</w:t>
            </w:r>
          </w:p>
        </w:tc>
        <w:tc>
          <w:tcPr>
            <w:tcW w:w="503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读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写</w:t>
            </w:r>
          </w:p>
        </w:tc>
        <w:tc>
          <w:tcPr>
            <w:tcW w:w="634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长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度</w:t>
            </w:r>
          </w:p>
        </w:tc>
        <w:tc>
          <w:tcPr>
            <w:tcW w:w="4956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内容</w:t>
            </w:r>
          </w:p>
        </w:tc>
        <w:tc>
          <w:tcPr>
            <w:tcW w:w="480" w:type="dxa"/>
            <w:shd w:val="clear" w:color="auto" w:fill="D7D7D7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写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加密</w:t>
            </w:r>
          </w:p>
        </w:tc>
        <w:tc>
          <w:tcPr>
            <w:tcW w:w="480" w:type="dxa"/>
            <w:shd w:val="clear" w:color="auto" w:fill="D7D7D7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加密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8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2000H</w:t>
            </w:r>
          </w:p>
        </w:tc>
        <w:tc>
          <w:tcPr>
            <w:tcW w:w="1827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厂商ID</w:t>
            </w:r>
          </w:p>
        </w:tc>
        <w:tc>
          <w:tcPr>
            <w:tcW w:w="50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无符号整数（HEX）</w:t>
            </w:r>
          </w:p>
          <w:p>
            <w:pPr>
              <w:pStyle w:val="2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金卡</w:t>
            </w:r>
            <w:r>
              <w:rPr>
                <w:rFonts w:hint="default"/>
              </w:rPr>
              <w:t>厂商ID</w:t>
            </w:r>
            <w:r>
              <w:rPr>
                <w:rFonts w:hint="eastAsia"/>
                <w:lang w:val="en-US" w:eastAsia="zh-CN"/>
              </w:rPr>
              <w:t xml:space="preserve">为 0005 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2001H</w:t>
            </w:r>
          </w:p>
        </w:tc>
        <w:tc>
          <w:tcPr>
            <w:tcW w:w="1827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软件版本</w:t>
            </w:r>
          </w:p>
        </w:tc>
        <w:tc>
          <w:tcPr>
            <w:tcW w:w="50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BCD码。厂家自行定义。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2002H</w:t>
            </w:r>
          </w:p>
        </w:tc>
        <w:tc>
          <w:tcPr>
            <w:tcW w:w="1827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终端型号</w:t>
            </w:r>
          </w:p>
        </w:tc>
        <w:tc>
          <w:tcPr>
            <w:tcW w:w="50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无符号整数（HEX）。</w:t>
            </w:r>
            <w:r>
              <w:rPr>
                <w:rFonts w:hint="eastAsia"/>
                <w:lang w:val="en-US" w:eastAsia="zh-CN"/>
              </w:rPr>
              <w:t>膜式燃气表--0，超声波燃气表--1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83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2003H</w:t>
            </w:r>
          </w:p>
        </w:tc>
        <w:tc>
          <w:tcPr>
            <w:tcW w:w="1827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表号编码</w:t>
            </w:r>
          </w:p>
        </w:tc>
        <w:tc>
          <w:tcPr>
            <w:tcW w:w="503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表号长度，1~32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83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827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03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表号内容，最大32字节字符，不足后补数值0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8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2004H</w:t>
            </w:r>
          </w:p>
        </w:tc>
        <w:tc>
          <w:tcPr>
            <w:tcW w:w="1827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带阀门</w:t>
            </w:r>
          </w:p>
        </w:tc>
        <w:tc>
          <w:tcPr>
            <w:tcW w:w="50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0——不带阀门；1——带阀门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2005H</w:t>
            </w:r>
          </w:p>
        </w:tc>
        <w:tc>
          <w:tcPr>
            <w:tcW w:w="1827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通信模式</w:t>
            </w:r>
          </w:p>
        </w:tc>
        <w:tc>
          <w:tcPr>
            <w:tcW w:w="50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0，NB-IoT；1，GPRS；2，4G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t>2006H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default"/>
              </w:rPr>
            </w:pPr>
            <w:r>
              <w:t>定时上传参数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default"/>
              </w:rPr>
            </w:pPr>
            <w: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天数/月份区分位，无符号整数（HEX）。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0：表示按天来发送，例如2天一次，3天一次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1：表示按月来发送，例如每月的2号，每月的3号</w:t>
            </w:r>
          </w:p>
        </w:tc>
        <w:tc>
          <w:tcPr>
            <w:tcW w:w="480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atLeast"/>
        </w:trPr>
        <w:tc>
          <w:tcPr>
            <w:tcW w:w="1183" w:type="dxa"/>
            <w:vMerge w:val="continue"/>
            <w:tcBorders>
              <w:top w:val="nil"/>
            </w:tcBorders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827" w:type="dxa"/>
            <w:vMerge w:val="continue"/>
            <w:tcBorders>
              <w:top w:val="nil"/>
            </w:tcBorders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03" w:type="dxa"/>
            <w:vMerge w:val="continue"/>
            <w:tcBorders>
              <w:top w:val="nil"/>
            </w:tcBorders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无符号整数（HEX）。周期值，如果配置为按天传，则该字段表示几天。如果配置为按月传，则该字段表示每月的几号</w:t>
            </w:r>
          </w:p>
        </w:tc>
        <w:tc>
          <w:tcPr>
            <w:tcW w:w="480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83" w:type="dxa"/>
            <w:vMerge w:val="continue"/>
            <w:tcBorders>
              <w:top w:val="nil"/>
            </w:tcBorders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827" w:type="dxa"/>
            <w:vMerge w:val="continue"/>
            <w:tcBorders>
              <w:top w:val="nil"/>
            </w:tcBorders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03" w:type="dxa"/>
            <w:vMerge w:val="continue"/>
            <w:tcBorders>
              <w:top w:val="nil"/>
            </w:tcBorders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上传时间，BCD码，表示时。</w:t>
            </w:r>
          </w:p>
        </w:tc>
        <w:tc>
          <w:tcPr>
            <w:tcW w:w="480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tcBorders>
              <w:top w:val="nil"/>
            </w:tcBorders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827" w:type="dxa"/>
            <w:vMerge w:val="continue"/>
            <w:tcBorders>
              <w:top w:val="nil"/>
            </w:tcBorders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03" w:type="dxa"/>
            <w:vMerge w:val="continue"/>
            <w:tcBorders>
              <w:top w:val="nil"/>
            </w:tcBorders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上传时间，BCD码，表示分。</w:t>
            </w:r>
          </w:p>
        </w:tc>
        <w:tc>
          <w:tcPr>
            <w:tcW w:w="480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83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2007H</w:t>
            </w:r>
          </w:p>
        </w:tc>
        <w:tc>
          <w:tcPr>
            <w:tcW w:w="1827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采集服务参数</w:t>
            </w:r>
          </w:p>
        </w:tc>
        <w:tc>
          <w:tcPr>
            <w:tcW w:w="503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采集服务地址：最大</w:t>
            </w:r>
            <w:r>
              <w:rPr>
                <w:rFonts w:hint="eastAsia"/>
                <w:lang w:val="en-US" w:eastAsia="zh-CN"/>
              </w:rPr>
              <w:t>32</w:t>
            </w:r>
            <w:r>
              <w:rPr>
                <w:rFonts w:hint="default"/>
              </w:rPr>
              <w:t>字节字符，不足后补数值0</w:t>
            </w:r>
          </w:p>
        </w:tc>
        <w:tc>
          <w:tcPr>
            <w:tcW w:w="480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827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03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采集服务器端口：无符号整数（HEX）</w:t>
            </w:r>
          </w:p>
        </w:tc>
        <w:tc>
          <w:tcPr>
            <w:tcW w:w="480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8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2008H</w:t>
            </w:r>
          </w:p>
        </w:tc>
        <w:tc>
          <w:tcPr>
            <w:tcW w:w="1827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结算方式</w:t>
            </w:r>
          </w:p>
        </w:tc>
        <w:tc>
          <w:tcPr>
            <w:tcW w:w="50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无符号整数（HEX）0. 金额表；1. 气量表；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183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2009H</w:t>
            </w:r>
          </w:p>
        </w:tc>
        <w:tc>
          <w:tcPr>
            <w:tcW w:w="1827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密钥参数</w:t>
            </w:r>
          </w:p>
        </w:tc>
        <w:tc>
          <w:tcPr>
            <w:tcW w:w="503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W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密钥长度。无符号整数（HEX），1~32，单位字节。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本协议密钥长度为16字节。</w:t>
            </w:r>
          </w:p>
        </w:tc>
        <w:tc>
          <w:tcPr>
            <w:tcW w:w="480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827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03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密钥版本</w:t>
            </w:r>
          </w:p>
        </w:tc>
        <w:tc>
          <w:tcPr>
            <w:tcW w:w="480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83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827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503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密钥。本协议取前16字节作为主密钥。</w:t>
            </w:r>
          </w:p>
        </w:tc>
        <w:tc>
          <w:tcPr>
            <w:tcW w:w="480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18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200AH</w:t>
            </w:r>
          </w:p>
        </w:tc>
        <w:tc>
          <w:tcPr>
            <w:tcW w:w="1827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SIM卡信息</w:t>
            </w:r>
          </w:p>
        </w:tc>
        <w:tc>
          <w:tcPr>
            <w:tcW w:w="50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20字节字符，对应SIM卡的ICCID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200B</w:t>
            </w: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1827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运营商信息</w:t>
            </w:r>
          </w:p>
        </w:tc>
        <w:tc>
          <w:tcPr>
            <w:tcW w:w="50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0--电信；1--移动；2--联通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8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200CH</w:t>
            </w:r>
          </w:p>
        </w:tc>
        <w:tc>
          <w:tcPr>
            <w:tcW w:w="1827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应用协议版本</w:t>
            </w:r>
          </w:p>
        </w:tc>
        <w:tc>
          <w:tcPr>
            <w:tcW w:w="50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BCD码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default"/>
              </w:rPr>
              <w:t>默认值00</w:t>
            </w:r>
            <w:r>
              <w:rPr>
                <w:rFonts w:hint="eastAsia"/>
                <w:lang w:val="en-US" w:eastAsia="zh-CN"/>
              </w:rPr>
              <w:t>00</w:t>
            </w:r>
            <w:r>
              <w:rPr>
                <w:rFonts w:hint="default"/>
              </w:rPr>
              <w:t>H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200DH</w:t>
            </w:r>
          </w:p>
        </w:tc>
        <w:tc>
          <w:tcPr>
            <w:tcW w:w="1827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供电类型</w:t>
            </w:r>
          </w:p>
        </w:tc>
        <w:tc>
          <w:tcPr>
            <w:tcW w:w="50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0--碱电；1--锂电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8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200EH</w:t>
            </w:r>
          </w:p>
        </w:tc>
        <w:tc>
          <w:tcPr>
            <w:tcW w:w="1827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错峰间隔时间</w:t>
            </w:r>
          </w:p>
        </w:tc>
        <w:tc>
          <w:tcPr>
            <w:tcW w:w="503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63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95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无符号整数（HEX）。单位秒，范围15~43。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183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200FH</w:t>
            </w:r>
            <w:r>
              <w:rPr>
                <w:rFonts w:hint="default"/>
              </w:rPr>
              <w:br w:type="textWrapping"/>
            </w:r>
          </w:p>
        </w:tc>
        <w:tc>
          <w:tcPr>
            <w:tcW w:w="1827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APN</w:t>
            </w:r>
          </w:p>
        </w:tc>
        <w:tc>
          <w:tcPr>
            <w:tcW w:w="503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最大32字节字符，不足后补数值0。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183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2010H</w:t>
            </w:r>
          </w:p>
        </w:tc>
        <w:tc>
          <w:tcPr>
            <w:tcW w:w="1827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系统识别</w:t>
            </w:r>
            <w:r>
              <w:rPr>
                <w:rFonts w:hint="eastAsia"/>
                <w:lang w:val="en-US" w:eastAsia="zh-CN"/>
              </w:rPr>
              <w:t>号</w:t>
            </w:r>
          </w:p>
        </w:tc>
        <w:tc>
          <w:tcPr>
            <w:tcW w:w="503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系统识别号。默认值00</w:t>
            </w:r>
            <w:r>
              <w:rPr>
                <w:rFonts w:hint="eastAsia"/>
                <w:lang w:val="en-US" w:eastAsia="zh-CN"/>
              </w:rPr>
              <w:t>00</w:t>
            </w:r>
            <w:r>
              <w:rPr>
                <w:rFonts w:hint="default"/>
              </w:rPr>
              <w:t>H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-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20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default"/>
              </w:rPr>
              <w:t>H</w:t>
            </w:r>
          </w:p>
        </w:tc>
        <w:tc>
          <w:tcPr>
            <w:tcW w:w="1827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多天不上传参数</w:t>
            </w:r>
          </w:p>
        </w:tc>
        <w:tc>
          <w:tcPr>
            <w:tcW w:w="503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无符号整数（HEX）。1字节：0--禁止；1~255表示天数。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20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default"/>
              </w:rPr>
              <w:t>H</w:t>
            </w:r>
          </w:p>
        </w:tc>
        <w:tc>
          <w:tcPr>
            <w:tcW w:w="1827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多天不用气参数</w:t>
            </w:r>
          </w:p>
        </w:tc>
        <w:tc>
          <w:tcPr>
            <w:tcW w:w="503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无符号整数（HEX）。1字节：0--禁止；1~255 表示</w:t>
            </w:r>
          </w:p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天数。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20</w:t>
            </w:r>
            <w:r>
              <w:rPr>
                <w:rFonts w:hint="eastAsia"/>
                <w:lang w:val="en-US" w:eastAsia="zh-CN"/>
              </w:rPr>
              <w:t>22</w:t>
            </w:r>
            <w:r>
              <w:rPr>
                <w:rFonts w:hint="default"/>
              </w:rPr>
              <w:t>H</w:t>
            </w:r>
          </w:p>
        </w:tc>
        <w:tc>
          <w:tcPr>
            <w:tcW w:w="1827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管道防拆报警使能</w:t>
            </w:r>
          </w:p>
        </w:tc>
        <w:tc>
          <w:tcPr>
            <w:tcW w:w="503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无符号整数（HEX）。0：禁止；1：使能；默认：禁能；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2023H</w:t>
            </w:r>
          </w:p>
        </w:tc>
        <w:tc>
          <w:tcPr>
            <w:tcW w:w="1827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外壳防拆使能</w:t>
            </w:r>
          </w:p>
        </w:tc>
        <w:tc>
          <w:tcPr>
            <w:tcW w:w="503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无符号整数。0：禁止；1：使能; 默认为0，其他值无效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2024H</w:t>
            </w:r>
          </w:p>
        </w:tc>
        <w:tc>
          <w:tcPr>
            <w:tcW w:w="1827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燃气报警器联动</w:t>
            </w:r>
            <w:r>
              <w:rPr>
                <w:rFonts w:hint="eastAsia"/>
                <w:lang w:val="en-US" w:eastAsia="zh-CN"/>
              </w:rPr>
              <w:t>使能</w:t>
            </w:r>
          </w:p>
        </w:tc>
        <w:tc>
          <w:tcPr>
            <w:tcW w:w="503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无符号整数。0：禁止；1：使能; 默认为0，其他值无效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Align w:val="top"/>
          </w:tcPr>
          <w:p>
            <w:pPr>
              <w:bidi w:val="0"/>
              <w:rPr>
                <w:rFonts w:hint="default"/>
                <w:strike/>
                <w:dstrike w:val="0"/>
                <w:lang w:val="en-US" w:eastAsia="zh-CN"/>
              </w:rPr>
            </w:pPr>
            <w:r>
              <w:rPr>
                <w:rFonts w:hint="eastAsia"/>
                <w:strike/>
                <w:dstrike w:val="0"/>
                <w:lang w:val="en-US" w:eastAsia="zh-CN"/>
              </w:rPr>
              <w:t>2025H</w:t>
            </w:r>
          </w:p>
        </w:tc>
        <w:tc>
          <w:tcPr>
            <w:tcW w:w="1827" w:type="dxa"/>
            <w:vAlign w:val="top"/>
          </w:tcPr>
          <w:p>
            <w:pPr>
              <w:bidi w:val="0"/>
              <w:rPr>
                <w:rFonts w:hint="default"/>
                <w:strike/>
                <w:dstrike w:val="0"/>
                <w:lang w:val="en-US" w:eastAsia="zh-CN"/>
              </w:rPr>
            </w:pPr>
            <w:r>
              <w:rPr>
                <w:rFonts w:hint="eastAsia"/>
                <w:strike/>
                <w:dstrike w:val="0"/>
                <w:lang w:val="en-US" w:eastAsia="zh-CN"/>
              </w:rPr>
              <w:t>燃气报警器在线检测</w:t>
            </w:r>
          </w:p>
        </w:tc>
        <w:tc>
          <w:tcPr>
            <w:tcW w:w="503" w:type="dxa"/>
            <w:vAlign w:val="top"/>
          </w:tcPr>
          <w:p>
            <w:pPr>
              <w:bidi w:val="0"/>
              <w:rPr>
                <w:rFonts w:hint="eastAsia"/>
                <w:strike/>
                <w:dstrike w:val="0"/>
                <w:lang w:val="en-US" w:eastAsia="zh-CN"/>
              </w:rPr>
            </w:pPr>
            <w:r>
              <w:rPr>
                <w:rFonts w:hint="default"/>
                <w:strike/>
                <w:dstrike w:val="0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strike/>
                <w:dstrike w:val="0"/>
                <w:lang w:val="en-US" w:eastAsia="zh-CN"/>
              </w:rPr>
            </w:pPr>
            <w:r>
              <w:rPr>
                <w:rFonts w:hint="default"/>
                <w:strike/>
                <w:dstrike w:val="0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  <w:strike/>
                <w:dstrike w:val="0"/>
                <w:lang w:val="en-US" w:eastAsia="en-US"/>
              </w:rPr>
            </w:pPr>
            <w:r>
              <w:rPr>
                <w:rFonts w:hint="eastAsia"/>
                <w:strike/>
                <w:dstrike w:val="0"/>
              </w:rPr>
              <w:t>无符号整数。0：禁止；1：使能</w:t>
            </w:r>
            <w:r>
              <w:rPr>
                <w:rFonts w:hint="eastAsia"/>
                <w:strike/>
                <w:dstrike w:val="0"/>
                <w:lang w:eastAsia="zh-CN"/>
              </w:rPr>
              <w:t>，</w:t>
            </w:r>
            <w:r>
              <w:rPr>
                <w:rFonts w:hint="eastAsia"/>
                <w:strike/>
                <w:dstrike w:val="0"/>
                <w:lang w:val="en-US" w:eastAsia="zh-CN"/>
              </w:rPr>
              <w:t>其他值无效。该指令仅针对支持具有燃气报警器在线功能的设备。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strike/>
                <w:dstrike w:val="0"/>
                <w:lang w:val="en-US" w:eastAsia="en-US"/>
              </w:rPr>
            </w:pPr>
            <w:r>
              <w:rPr>
                <w:rFonts w:hint="default"/>
                <w:strike/>
                <w:dstrike w:val="0"/>
              </w:rPr>
              <w:t>√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eastAsia" w:eastAsia="宋体"/>
                <w:strike/>
                <w:dstrike w:val="0"/>
                <w:lang w:val="en-US" w:eastAsia="zh-CN"/>
              </w:rPr>
            </w:pPr>
            <w:r>
              <w:rPr>
                <w:rFonts w:hint="eastAsia"/>
                <w:strike/>
                <w:dstrike w:val="0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高温报警参数设置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1--修改，0--不修改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 高温报警功能设置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bit1 高温报警门限设置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bit2 高温报警持续时间设置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对应bit为0时，不操作其对应的功能；</w:t>
            </w:r>
          </w:p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应答时，该字段为0。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高温报警功能设置: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bit0--0功能不开启；1-功能开启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bit1--0不关阀；1关阀 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bit2--0普通关阀；1锁定关阀(bit1=0时，bit2无效；只有bit1=1时，bit2才有效，以下其他指令阀门设置都是一样的)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高温报警阈值设置: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有符号整数，低位在前，高位在后；单位：0.01℃。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例如7C15H，代表高温报警阈值为55℃。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高温报警持续时间设置: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低位在前，高位在后；</w:t>
            </w:r>
            <w:r>
              <w:rPr>
                <w:rFonts w:hint="eastAsia"/>
              </w:rPr>
              <w:t>无符号整数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单位秒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lang w:val="en-US" w:eastAsia="zh-CN"/>
              </w:rPr>
              <w:t>该参数需大于0；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2027H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低温报警参数设置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1--修改，0--不修改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 低温报警功能设置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bit1 低温报警门限设置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bit2 低温报警持续时间设置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对应bit为0时，不操作其对应的功能；</w:t>
            </w:r>
          </w:p>
          <w:p>
            <w:pPr>
              <w:bidi w:val="0"/>
              <w:rPr>
                <w:rFonts w:hint="eastAsia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应答时，该字段为0。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低温报警功能设置: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bit0--0功能不开启；1-功能开启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bit1--0不关阀；1关阀 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bit2--0普通关阀；1锁定关阀(bit1=0时，bit2无效；只有bit1=1时，bit2才有效，以下其他指令阀门设置都是一样的)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低温报警阈值设置: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有符号整数，低位在前，高位在后；单位：0.01℃。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例如3CF6H，代表低温报警阈值为-25℃。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低温报警持续时间设置: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低位在前，高位在后；</w:t>
            </w:r>
            <w:r>
              <w:rPr>
                <w:rFonts w:hint="eastAsia"/>
              </w:rPr>
              <w:t>无符号整数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单位秒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lang w:val="en-US" w:eastAsia="zh-CN"/>
              </w:rPr>
              <w:t>该参数需大于0；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2028H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高压报警参数设置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1--修改，0--不修改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 高压报警功能设置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bit1 高压报警门限设置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bit2 高压报警持续时间设置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对应bit为0时，不操作其对应的功能；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应答时，该字段为0。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高压报警功能设置: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bit0--0功能不开启；1-功能开启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bit1--0不关阀；1关阀 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bit2--0普通关阀；1锁定关阀(bit1=0时，bit2无效；只有bit1=1时，bit2才有效，以下其他指令阀门设置都是一样的)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高压报警阈值设置: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有符号整数，低位在前，高位在后；单位：Pa。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例如D0FB0100H，代表高压报警阈值为130000Pa。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高压报警持续时间设置: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低位在前，高位在后；</w:t>
            </w:r>
            <w:r>
              <w:rPr>
                <w:rFonts w:hint="eastAsia"/>
              </w:rPr>
              <w:t>无符号整数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单位秒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lang w:val="en-US" w:eastAsia="zh-CN"/>
              </w:rPr>
              <w:t>该参数需大于0；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2029H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低压报警参数设置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1--修改，0--不修改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 低压报警功能设置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bit1 低压报警门限设置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bit2 低压报警持续时间设置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对应bit为0时，不操作其对应的功能；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应答时，该字段为0。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低压报警功能设置: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bit0--0功能不开启；1-功能开启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bit1--0不关阀；1关阀 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bit2--0普通关阀；1锁定关阀(bit1=0时，bit2无效；只有bit1=1时，bit2才有效，以下其他指令阀门设置都是一样的)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低压报警阈值设置: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有符号整数，低位在前，高位在后；单位：Pa。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例如18730100H，代表低压报警阈值为95000Pa。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低压报警持续时间设置: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低位在前，高位在后；</w:t>
            </w:r>
            <w:r>
              <w:rPr>
                <w:rFonts w:hint="eastAsia"/>
              </w:rPr>
              <w:t>无符号整数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单位秒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lang w:val="en-US" w:eastAsia="zh-CN"/>
              </w:rPr>
              <w:t>该参数需大于0；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83" w:type="dxa"/>
            <w:vMerge w:val="restart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2100H</w:t>
            </w:r>
          </w:p>
        </w:tc>
        <w:tc>
          <w:tcPr>
            <w:tcW w:w="1827" w:type="dxa"/>
            <w:vMerge w:val="restart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异常大流量功能参数设置</w:t>
            </w:r>
          </w:p>
        </w:tc>
        <w:tc>
          <w:tcPr>
            <w:tcW w:w="503" w:type="dxa"/>
            <w:vMerge w:val="restart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1--修改，0--不修改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 异常大流量功能设置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bit1 异常大流量流速设置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bit2 异常大流量时间设置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对应bit为0时，不操作其对应的功能；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应答时，该字段为0。</w:t>
            </w:r>
          </w:p>
        </w:tc>
        <w:tc>
          <w:tcPr>
            <w:tcW w:w="480" w:type="dxa"/>
            <w:vMerge w:val="restart"/>
            <w:vAlign w:val="center"/>
          </w:tcPr>
          <w:p>
            <w:pPr>
              <w:bidi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center"/>
          </w:tcPr>
          <w:p>
            <w:pPr>
              <w:bidi w:val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83" w:type="dxa"/>
            <w:vMerge w:val="continue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异常大流量功能设置: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bit0--0功能不开启；1-功能开启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bit1--0异常大流量不关阀；1异常大流量关阀   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bit2--0异常大流量普通关阀；1异常大流量锁定关阀(bit1=0时，bit2无效；只有bit1=1时，bit2才有效，以下其他指令阀门设置都是一样的)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异常大流量流速设置: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低位在前，高位在后；单位：L/h，例如5000,代表流速为5m³/h，该值范围[1,100000]即流速范围[0.001,100m³/h]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异常大流量时间设置: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无符号整数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单位秒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lang w:val="en-US" w:eastAsia="zh-CN"/>
              </w:rPr>
              <w:t>该参数范围[10,255]；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2101H</w:t>
            </w:r>
          </w:p>
        </w:tc>
        <w:tc>
          <w:tcPr>
            <w:tcW w:w="1827" w:type="dxa"/>
            <w:vMerge w:val="restart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微小流功能参数设置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1--修改，0--不修改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 微小流功能设置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bit1 微小流流速设置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bit2 微小流检测时间阈值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对应bit为0时，不操作。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应答时，该字段为0。</w:t>
            </w:r>
          </w:p>
        </w:tc>
        <w:tc>
          <w:tcPr>
            <w:tcW w:w="480" w:type="dxa"/>
            <w:vMerge w:val="restart"/>
            <w:vAlign w:val="center"/>
          </w:tcPr>
          <w:p>
            <w:pPr>
              <w:bidi w:val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center"/>
          </w:tcPr>
          <w:p>
            <w:pPr>
              <w:bidi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微小流功能设置: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bit0--0功能不开启    1-功能开启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bit1--0微小流不关阀；1微小流关阀   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bit2--0微小流普通关阀；1微小流锁定关阀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tcBorders>
              <w:bottom w:val="single" w:color="000000" w:sz="4" w:space="0"/>
            </w:tcBorders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微小流流速设置：包括流速上限和流速下限设置。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其中高2字节为微小流流速上限值，低位在前，高位在后；单位：0.1L/h。例如0x6400,代表流速为10L/h，该参数范围[10,30000],即流速范围[1,3000L/h]；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其中低2字节为微小流流速下限值，低位在前，高位在后；单位：0.1L/h，该参数范围[10,30000],即流速范围[1,3000L/h]；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备注：上限值要大于下限值。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tcBorders>
              <w:top w:val="single" w:color="000000" w:sz="4" w:space="0"/>
            </w:tcBorders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微小流检测时间阈值: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低位在前，高位在后；单位：min，该参数范围[10,65535]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2102H</w:t>
            </w:r>
          </w:p>
        </w:tc>
        <w:tc>
          <w:tcPr>
            <w:tcW w:w="1827" w:type="dxa"/>
            <w:vMerge w:val="restart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持续流功能参数设置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1-修改，0--不修改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bit0 修改持续流功能设置 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bit1 修改持续流时间阈值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bit2 修改持续流流速设置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bit3 修改持续流流速波动门限值</w:t>
            </w:r>
          </w:p>
        </w:tc>
        <w:tc>
          <w:tcPr>
            <w:tcW w:w="480" w:type="dxa"/>
            <w:vMerge w:val="restart"/>
            <w:vAlign w:val="center"/>
          </w:tcPr>
          <w:p>
            <w:pPr>
              <w:bidi w:val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center"/>
          </w:tcPr>
          <w:p>
            <w:pPr>
              <w:bidi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持续流功能设置：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bit0--0不启用；1启用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bit1--0持续流不关阀；1持续流关阀       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bit2--0持续流触发普通关阀；1持续流触发锁定关阀                    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956" w:type="dxa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持续流时间阈值：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低位在前，高位在后；单位：min，该参数范围[10,65535]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956" w:type="dxa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持续流流速设置：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其中高4字节为持续流流速上限值，低位在前，高位在后；单位：0.1L/h，例如0x6400,代表流速为10L/h，该参数范围[100,0xFFFFFFFF],其中0xFFFFFFFF表示不限制上限流速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其中低4字节为持续流流速下限值，低位在前，高位在后；单位：0.1L/h，该参数范围[30,10000],即流速范围[3,1000L/h]。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备注：上限值要大于下限值。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center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center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持续流流速波动门限值：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无符号整数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单位：百分比%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lang w:val="en-US" w:eastAsia="zh-CN"/>
              </w:rPr>
              <w:t>例50表示流速波动范围50%。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时，表示无波动限制；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2103H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预结算功能参数设置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1-修改，0--不修改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bit0 修改预结算功能设置 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bit1 修改预结算门限值设置</w:t>
            </w:r>
          </w:p>
        </w:tc>
        <w:tc>
          <w:tcPr>
            <w:tcW w:w="480" w:type="dxa"/>
            <w:vMerge w:val="restart"/>
            <w:vAlign w:val="center"/>
          </w:tcPr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center"/>
          </w:tcPr>
          <w:p>
            <w:pPr>
              <w:bidi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预结算功能设置：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bit0--0功能不开启    1-功能开启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bit1--0预结算余额不足一级不关阀；1预结算余额不足一级关阀       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bit2--0预结算余额不足一级普通关阀；1预结算余额不足一级锁定关阀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bit3--0预结算透支不关阀；1预结算透支关阀       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bit4--0预结算透支普通关阀；1预结算透支锁定关阀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 w:ascii="宋体" w:hAns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预结算门限值设置：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高2字节为预结算余额不足一级门限值，低位在前，高位在后，有符号整数。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低2字节为预结算透支门限值，低位在前，高位在后，有符号整数。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单位元，预结算余额不足一级门限值大于预结算透支门限值。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2104H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反向流参数设置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1-修改，0--不修改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bit0 修改反向流功能设置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反向流功能设置：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bit0--0不启用；1启用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bit1--0反向流不关阀；1反向流关阀       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bit2--0反向流触发普通关阀；1反向流触发锁定关阀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2105H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温度传感器异常参数设置(基表内)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1-修改，0--不修改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bit0 修改温度传感器异常功能设置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温度传感器异常功能设置：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bit0--0不关阀；1关阀       </w:t>
            </w:r>
          </w:p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bit1--0普通关阀；1锁定关阀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2106H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压力传感器异常参数设置(基表内)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1-修改，0--不修改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bit0 修改压力传感器异常功能设置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压力传感器异常功能设置：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bit0--0不关阀；1关阀       </w:t>
            </w:r>
          </w:p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Bit1--0普通关阀；1锁定关阀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2107H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燃气报警器联动</w:t>
            </w:r>
            <w:r>
              <w:rPr>
                <w:rFonts w:hint="eastAsia"/>
                <w:lang w:val="en-US" w:eastAsia="zh-CN"/>
              </w:rPr>
              <w:t>参数设置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1-修改，0--不修改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bit0 修改</w:t>
            </w:r>
            <w:r>
              <w:rPr>
                <w:rFonts w:hint="eastAsia"/>
                <w:lang w:eastAsia="zh-CN"/>
              </w:rPr>
              <w:t>燃气报警器联动</w:t>
            </w:r>
            <w:r>
              <w:rPr>
                <w:rFonts w:hint="eastAsia"/>
                <w:lang w:val="en-US" w:eastAsia="zh-CN"/>
              </w:rPr>
              <w:t>参数设置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燃气报警器联动</w:t>
            </w:r>
            <w:r>
              <w:rPr>
                <w:rFonts w:hint="eastAsia"/>
                <w:lang w:val="en-US" w:eastAsia="zh-CN"/>
              </w:rPr>
              <w:t>参数设置：</w:t>
            </w:r>
          </w:p>
          <w:p>
            <w:pPr>
              <w:pStyle w:val="2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bit0--0不启用；1启用</w:t>
            </w:r>
          </w:p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bit1--0普通关阀；1锁定关阀 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</w:t>
            </w: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2108H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多天不用气参数</w:t>
            </w:r>
            <w:r>
              <w:rPr>
                <w:rFonts w:hint="eastAsia"/>
                <w:lang w:val="en-US" w:eastAsia="zh-CN"/>
              </w:rPr>
              <w:t>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1-修改，0--不修改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bit0 修改</w:t>
            </w:r>
            <w:r>
              <w:rPr>
                <w:rFonts w:hint="default"/>
              </w:rPr>
              <w:t>多天不用气参数</w:t>
            </w:r>
            <w:r>
              <w:rPr>
                <w:rFonts w:hint="eastAsia"/>
                <w:lang w:val="en-US" w:eastAsia="zh-CN"/>
              </w:rPr>
              <w:t>设置</w:t>
            </w:r>
          </w:p>
          <w:p>
            <w:pPr>
              <w:pStyle w:val="2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 </w:t>
            </w:r>
            <w:r>
              <w:rPr>
                <w:rFonts w:hint="default"/>
              </w:rPr>
              <w:t>多天不用气</w:t>
            </w:r>
            <w:r>
              <w:rPr>
                <w:rFonts w:hint="eastAsia"/>
                <w:lang w:val="en-US" w:eastAsia="zh-CN"/>
              </w:rPr>
              <w:t>天数阈值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pStyle w:val="2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多天不用气参数</w:t>
            </w:r>
            <w:r>
              <w:rPr>
                <w:rFonts w:hint="eastAsia"/>
                <w:lang w:val="en-US" w:eastAsia="zh-CN"/>
              </w:rPr>
              <w:t>设置：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bit0--0不关阀；1关阀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bit1--0普通关阀；1锁定关阀 </w:t>
            </w:r>
          </w:p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多天不用气</w:t>
            </w:r>
            <w:r>
              <w:rPr>
                <w:rFonts w:hint="eastAsia"/>
                <w:lang w:val="en-US" w:eastAsia="zh-CN"/>
              </w:rPr>
              <w:t>天数阈值:</w:t>
            </w:r>
          </w:p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单位：天数。(天数不为0代表功能开启)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2109H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多天不</w:t>
            </w:r>
            <w:r>
              <w:rPr>
                <w:rFonts w:hint="eastAsia"/>
                <w:lang w:val="en-US" w:eastAsia="zh-CN"/>
              </w:rPr>
              <w:t>上传</w:t>
            </w:r>
            <w:r>
              <w:rPr>
                <w:rFonts w:hint="default"/>
              </w:rPr>
              <w:t>参数</w:t>
            </w:r>
            <w:r>
              <w:rPr>
                <w:rFonts w:hint="eastAsia"/>
                <w:lang w:val="en-US" w:eastAsia="zh-CN"/>
              </w:rPr>
              <w:t>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1-修改，0--不修改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bit0 修改</w:t>
            </w:r>
            <w:r>
              <w:rPr>
                <w:rFonts w:hint="default"/>
              </w:rPr>
              <w:t>多天不</w:t>
            </w:r>
            <w:r>
              <w:rPr>
                <w:rFonts w:hint="eastAsia"/>
                <w:lang w:val="en-US" w:eastAsia="zh-CN"/>
              </w:rPr>
              <w:t>上传</w:t>
            </w:r>
            <w:r>
              <w:rPr>
                <w:rFonts w:hint="default"/>
              </w:rPr>
              <w:t>参数</w:t>
            </w:r>
            <w:r>
              <w:rPr>
                <w:rFonts w:hint="eastAsia"/>
                <w:lang w:val="en-US" w:eastAsia="zh-CN"/>
              </w:rPr>
              <w:t>设置</w:t>
            </w:r>
          </w:p>
          <w:p>
            <w:pPr>
              <w:pStyle w:val="2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 </w:t>
            </w:r>
            <w:r>
              <w:rPr>
                <w:rFonts w:hint="default"/>
              </w:rPr>
              <w:t>多天不</w:t>
            </w:r>
            <w:r>
              <w:rPr>
                <w:rFonts w:hint="eastAsia"/>
                <w:lang w:val="en-US" w:eastAsia="zh-CN"/>
              </w:rPr>
              <w:t>上传天数阈值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pStyle w:val="2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多天不</w:t>
            </w:r>
            <w:r>
              <w:rPr>
                <w:rFonts w:hint="eastAsia"/>
                <w:lang w:val="en-US" w:eastAsia="zh-CN"/>
              </w:rPr>
              <w:t>上传</w:t>
            </w:r>
            <w:r>
              <w:rPr>
                <w:rFonts w:hint="default"/>
              </w:rPr>
              <w:t>参数</w:t>
            </w:r>
            <w:r>
              <w:rPr>
                <w:rFonts w:hint="eastAsia"/>
                <w:lang w:val="en-US" w:eastAsia="zh-CN"/>
              </w:rPr>
              <w:t>设置：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bit0--0不关阀；1关阀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bit1--0普通关阀；1锁定关阀 </w:t>
            </w:r>
          </w:p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多天不</w:t>
            </w:r>
            <w:r>
              <w:rPr>
                <w:rFonts w:hint="eastAsia"/>
                <w:lang w:val="en-US" w:eastAsia="zh-CN"/>
              </w:rPr>
              <w:t>上传天数阈值:</w:t>
            </w:r>
          </w:p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单位：天数。(天数不为0代表功能开启)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bookmarkStart w:id="123" w:name="OLE_LINK1" w:colFirst="5" w:colLast="6"/>
            <w:r>
              <w:rPr>
                <w:rFonts w:hint="eastAsia"/>
                <w:lang w:val="en-US" w:eastAsia="zh-CN"/>
              </w:rPr>
              <w:t>210AH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管道防拆参数设置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1-修改，0--不修改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bit0 修改管道防拆</w:t>
            </w:r>
            <w:r>
              <w:rPr>
                <w:rFonts w:hint="default"/>
              </w:rPr>
              <w:t>参数</w:t>
            </w:r>
            <w:r>
              <w:rPr>
                <w:rFonts w:hint="eastAsia"/>
                <w:lang w:val="en-US" w:eastAsia="zh-CN"/>
              </w:rPr>
              <w:t>设置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bookmarkEnd w:id="123"/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管道防拆</w:t>
            </w:r>
            <w:r>
              <w:rPr>
                <w:rFonts w:hint="default"/>
              </w:rPr>
              <w:t>参数</w:t>
            </w:r>
            <w:r>
              <w:rPr>
                <w:rFonts w:hint="eastAsia"/>
                <w:lang w:val="en-US" w:eastAsia="zh-CN"/>
              </w:rPr>
              <w:t>设置：</w:t>
            </w:r>
          </w:p>
          <w:p>
            <w:pPr>
              <w:pStyle w:val="2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bit0--0不启用；1启用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bit1--0不关阀；1关阀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bit2--0普通关阀；1锁定关阀 </w:t>
            </w:r>
          </w:p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210BH</w:t>
            </w:r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外壳防拆功能参数设置</w:t>
            </w:r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RW</w:t>
            </w: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1-修改，0--不修改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bit0 修改外壳防拆功能参数设置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√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外壳防拆功能参数设置：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bit0--0不启用；1启用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bit1--0不关阀；1关阀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bit2--0普通关阀；1锁定关阀 </w:t>
            </w:r>
          </w:p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</w:t>
            </w: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ins w:id="438" w:author="G001143" w:date="2025-11-12T15:15:26Z">
              <w:r>
                <w:rPr>
                  <w:rFonts w:hint="eastAsia"/>
                  <w:lang w:val="en-US" w:eastAsia="zh-CN"/>
                </w:rPr>
                <w:t>210CH</w:t>
              </w:r>
            </w:ins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ins w:id="439" w:author="G001143" w:date="2025-11-12T15:15:32Z">
              <w:r>
                <w:rPr>
                  <w:rFonts w:hint="eastAsia"/>
                  <w:lang w:val="en-US" w:eastAsia="zh-CN"/>
                </w:rPr>
                <w:t>启动保压测试</w:t>
              </w:r>
            </w:ins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ins w:id="440" w:author="G001143" w:date="2025-11-12T15:15:37Z">
              <w:r>
                <w:rPr>
                  <w:rFonts w:hint="eastAsia"/>
                  <w:lang w:val="en-US" w:eastAsia="zh-CN"/>
                </w:rPr>
                <w:t>RW</w:t>
              </w:r>
            </w:ins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ins w:id="441" w:author="G001143" w:date="2025-11-12T15:15:47Z">
              <w:r>
                <w:rPr>
                  <w:rFonts w:hint="eastAsia"/>
                  <w:lang w:val="en-US" w:eastAsia="zh-CN"/>
                </w:rPr>
                <w:t>6</w:t>
              </w:r>
            </w:ins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ins w:id="442" w:author="G001143" w:date="2025-11-12T15:15:58Z">
              <w:r>
                <w:rPr>
                  <w:rFonts w:hint="eastAsia"/>
                  <w:lang w:val="en-US" w:eastAsia="zh-CN"/>
                </w:rPr>
                <w:t>保压测试时间，BCD码，YYMMDDhhmmss</w:t>
              </w:r>
            </w:ins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ins w:id="443" w:author="G001143" w:date="2025-11-12T15:16:44Z">
              <w:r>
                <w:rPr>
                  <w:rFonts w:hint="default"/>
                </w:rPr>
                <w:t>√</w:t>
              </w:r>
            </w:ins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ins w:id="444" w:author="G001143" w:date="2025-11-12T15:16:47Z">
              <w:r>
                <w:rPr>
                  <w:rFonts w:hint="eastAsia"/>
                  <w:lang w:val="en-US" w:eastAsia="zh-CN"/>
                </w:rPr>
                <w:t>-</w:t>
              </w:r>
            </w:ins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  <w:ins w:id="445" w:author="G001143" w:date="2025-11-12T15:15:47Z">
              <w:r>
                <w:rPr>
                  <w:rFonts w:hint="eastAsia"/>
                  <w:lang w:val="en-US" w:eastAsia="zh-CN"/>
                </w:rPr>
                <w:t>1</w:t>
              </w:r>
            </w:ins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ins w:id="446" w:author="G001143" w:date="2025-11-12T15:16:08Z">
              <w:r>
                <w:rPr>
                  <w:rFonts w:hint="eastAsia"/>
                  <w:lang w:val="en-US" w:eastAsia="zh-CN"/>
                </w:rPr>
                <w:t>启动测试流速门限，无符号整数（HEX），单位L/h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447" w:author="G001143" w:date="2025-11-12T15:15:17Z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ins w:id="448" w:author="G001143" w:date="2025-11-12T15:15:17Z"/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ins w:id="449" w:author="G001143" w:date="2025-11-12T15:15:17Z"/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ins w:id="450" w:author="G001143" w:date="2025-11-12T15:15:17Z"/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ins w:id="451" w:author="G001143" w:date="2025-11-12T15:15:17Z"/>
                <w:rFonts w:hint="default"/>
                <w:lang w:val="en-US" w:eastAsia="zh-CN"/>
              </w:rPr>
            </w:pPr>
            <w:ins w:id="452" w:author="G001143" w:date="2025-11-12T15:15:48Z">
              <w:r>
                <w:rPr>
                  <w:rFonts w:hint="eastAsia"/>
                  <w:lang w:val="en-US" w:eastAsia="zh-CN"/>
                </w:rPr>
                <w:t>1</w:t>
              </w:r>
            </w:ins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ins w:id="453" w:author="G001143" w:date="2025-11-12T15:15:17Z"/>
                <w:rFonts w:hint="eastAsia"/>
                <w:lang w:val="en-US" w:eastAsia="zh-CN"/>
              </w:rPr>
            </w:pPr>
            <w:ins w:id="454" w:author="G001143" w:date="2025-11-12T15:16:14Z">
              <w:r>
                <w:rPr>
                  <w:rFonts w:hint="eastAsia"/>
                  <w:lang w:val="en-US" w:eastAsia="zh-CN"/>
                </w:rPr>
                <w:t>保压测试时长，无符号整数（HEX），单位分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455" w:author="G001143" w:date="2025-11-12T15:15:17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456" w:author="G001143" w:date="2025-11-12T15:15:17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457" w:author="G001143" w:date="2025-11-12T15:15:18Z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ins w:id="458" w:author="G001143" w:date="2025-11-12T15:15:18Z"/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ins w:id="459" w:author="G001143" w:date="2025-11-12T15:15:18Z"/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ins w:id="460" w:author="G001143" w:date="2025-11-12T15:15:18Z"/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ins w:id="461" w:author="G001143" w:date="2025-11-12T15:15:18Z"/>
                <w:rFonts w:hint="default"/>
                <w:lang w:val="en-US" w:eastAsia="zh-CN"/>
              </w:rPr>
            </w:pPr>
            <w:ins w:id="462" w:author="G001143" w:date="2025-11-12T15:15:49Z">
              <w:r>
                <w:rPr>
                  <w:rFonts w:hint="eastAsia"/>
                  <w:lang w:val="en-US" w:eastAsia="zh-CN"/>
                </w:rPr>
                <w:t>2</w:t>
              </w:r>
            </w:ins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ins w:id="463" w:author="G001143" w:date="2025-11-12T15:15:18Z"/>
                <w:rFonts w:hint="eastAsia"/>
                <w:lang w:val="en-US" w:eastAsia="zh-CN"/>
              </w:rPr>
            </w:pPr>
            <w:ins w:id="464" w:author="G001143" w:date="2025-11-12T15:16:23Z">
              <w:r>
                <w:rPr>
                  <w:rFonts w:hint="eastAsia"/>
                  <w:i w:val="0"/>
                  <w:iCs w:val="0"/>
                  <w:color w:val="auto"/>
                  <w:vertAlign w:val="baseline"/>
                  <w:lang w:val="en-US" w:eastAsia="zh-CN"/>
                </w:rPr>
                <w:t>保压测试采集间隔，无符号整数（HEX），单位秒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465" w:author="G001143" w:date="2025-11-12T15:15:18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466" w:author="G001143" w:date="2025-11-12T15:15:18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467" w:author="G001143" w:date="2025-11-12T15:15:19Z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ins w:id="468" w:author="G001143" w:date="2025-11-12T15:15:19Z"/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ins w:id="469" w:author="G001143" w:date="2025-11-12T15:15:19Z"/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ins w:id="470" w:author="G001143" w:date="2025-11-12T15:15:19Z"/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ins w:id="471" w:author="G001143" w:date="2025-11-12T15:15:19Z"/>
                <w:rFonts w:hint="default"/>
                <w:lang w:val="en-US" w:eastAsia="zh-CN"/>
              </w:rPr>
            </w:pPr>
            <w:ins w:id="472" w:author="G001143" w:date="2025-11-12T15:15:49Z">
              <w:r>
                <w:rPr>
                  <w:rFonts w:hint="eastAsia"/>
                  <w:lang w:val="en-US" w:eastAsia="zh-CN"/>
                </w:rPr>
                <w:t>2</w:t>
              </w:r>
            </w:ins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ins w:id="473" w:author="G001143" w:date="2025-11-12T15:15:19Z"/>
                <w:rFonts w:hint="eastAsia"/>
                <w:lang w:val="en-US" w:eastAsia="zh-CN"/>
              </w:rPr>
            </w:pPr>
            <w:ins w:id="474" w:author="G001143" w:date="2025-11-12T15:16:29Z">
              <w:r>
                <w:rPr>
                  <w:rFonts w:hint="eastAsia"/>
                  <w:lang w:val="en-US" w:eastAsia="zh-CN"/>
                </w:rPr>
                <w:t>保压压差阈值，无符号整数（HEX），单位Pa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475" w:author="G001143" w:date="2025-11-12T15:15:19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476" w:author="G001143" w:date="2025-11-12T15:15:19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477" w:author="G001143" w:date="2025-11-12T15:15:20Z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ins w:id="478" w:author="G001143" w:date="2025-11-12T15:15:20Z"/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ins w:id="479" w:author="G001143" w:date="2025-11-12T15:15:20Z"/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ins w:id="480" w:author="G001143" w:date="2025-11-12T15:15:20Z"/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ins w:id="481" w:author="G001143" w:date="2025-11-12T15:15:20Z"/>
                <w:rFonts w:hint="default"/>
                <w:lang w:val="en-US" w:eastAsia="zh-CN"/>
              </w:rPr>
            </w:pPr>
            <w:ins w:id="482" w:author="G001143" w:date="2025-11-12T15:16:29Z">
              <w:r>
                <w:rPr>
                  <w:rFonts w:hint="eastAsia"/>
                  <w:lang w:val="en-US" w:eastAsia="zh-CN"/>
                </w:rPr>
                <w:t>1</w:t>
              </w:r>
            </w:ins>
          </w:p>
        </w:tc>
        <w:tc>
          <w:tcPr>
            <w:tcW w:w="4956" w:type="dxa"/>
            <w:vAlign w:val="top"/>
          </w:tcPr>
          <w:p>
            <w:pPr>
              <w:rPr>
                <w:ins w:id="483" w:author="G001143" w:date="2025-11-12T15:16:35Z"/>
                <w:rFonts w:hint="eastAsia"/>
                <w:lang w:val="en-US" w:eastAsia="zh-CN"/>
              </w:rPr>
            </w:pPr>
            <w:ins w:id="484" w:author="G001143" w:date="2025-11-12T15:16:35Z">
              <w:r>
                <w:rPr>
                  <w:rFonts w:hint="eastAsia"/>
                  <w:lang w:val="en-US" w:eastAsia="zh-CN"/>
                </w:rPr>
                <w:t>保压异常告警设置：</w:t>
              </w:r>
            </w:ins>
          </w:p>
          <w:p>
            <w:pPr>
              <w:bidi w:val="0"/>
              <w:rPr>
                <w:ins w:id="485" w:author="G001143" w:date="2025-11-12T15:15:20Z"/>
                <w:rFonts w:hint="eastAsia"/>
                <w:lang w:val="en-US" w:eastAsia="zh-CN"/>
              </w:rPr>
            </w:pPr>
            <w:ins w:id="486" w:author="G001143" w:date="2025-11-12T15:16:35Z">
              <w:r>
                <w:rPr>
                  <w:rFonts w:hint="eastAsia"/>
                  <w:lang w:val="en-US" w:eastAsia="zh-CN"/>
                </w:rPr>
                <w:t>bit0--0不锁定阀门，1锁定阀门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487" w:author="G001143" w:date="2025-11-12T15:15:20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488" w:author="G001143" w:date="2025-11-12T15:15:20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489" w:author="G001143" w:date="2025-11-12T15:15:21Z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ins w:id="490" w:author="G001143" w:date="2025-11-12T15:15:21Z"/>
                <w:rFonts w:hint="eastAsia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ins w:id="491" w:author="G001143" w:date="2025-11-12T15:15:21Z"/>
                <w:rFonts w:hint="eastAsia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ins w:id="492" w:author="G001143" w:date="2025-11-12T15:15:21Z"/>
                <w:rFonts w:hint="eastAsia"/>
                <w:lang w:val="en-US" w:eastAsia="zh-CN"/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rPr>
                <w:ins w:id="493" w:author="G001143" w:date="2025-11-12T15:15:21Z"/>
                <w:rFonts w:hint="default"/>
                <w:lang w:val="en-US" w:eastAsia="zh-CN"/>
              </w:rPr>
            </w:pPr>
            <w:ins w:id="494" w:author="G001143" w:date="2025-11-12T15:17:09Z">
              <w:r>
                <w:rPr>
                  <w:rFonts w:hint="eastAsia"/>
                  <w:lang w:val="en-US" w:eastAsia="zh-CN"/>
                </w:rPr>
                <w:t>10</w:t>
              </w:r>
            </w:ins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ins w:id="495" w:author="G001143" w:date="2025-11-12T15:15:21Z"/>
                <w:rFonts w:hint="default"/>
                <w:lang w:val="en-US" w:eastAsia="zh-CN"/>
              </w:rPr>
            </w:pPr>
            <w:ins w:id="496" w:author="G001143" w:date="2025-11-12T15:16:52Z">
              <w:r>
                <w:rPr>
                  <w:rFonts w:hint="eastAsia"/>
                  <w:lang w:val="en-US" w:eastAsia="zh-CN"/>
                </w:rPr>
                <w:t>预留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497" w:author="G001143" w:date="2025-11-12T15:15:21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498" w:author="G001143" w:date="2025-11-12T15:15:21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499" w:author="G012787" w:date="2026-02-04T13:11:26Z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ins w:id="500" w:author="G012787" w:date="2026-02-04T13:11:26Z"/>
                <w:rFonts w:hint="default"/>
                <w:highlight w:val="yellow"/>
                <w:lang w:val="en-US" w:eastAsia="zh-CN"/>
                <w:rPrChange w:id="501" w:author="G012787" w:date="2026-03-03T11:23:30Z">
                  <w:rPr>
                    <w:ins w:id="502" w:author="G012787" w:date="2026-02-04T13:11:26Z"/>
                    <w:rFonts w:hint="default"/>
                    <w:lang w:val="en-US" w:eastAsia="zh-CN"/>
                  </w:rPr>
                </w:rPrChange>
              </w:rPr>
            </w:pPr>
            <w:ins w:id="503" w:author="G012787" w:date="2026-02-04T13:13:15Z">
              <w:r>
                <w:rPr>
                  <w:rFonts w:hint="eastAsia"/>
                  <w:highlight w:val="yellow"/>
                  <w:lang w:val="en-US" w:eastAsia="zh-CN"/>
                  <w:rPrChange w:id="504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2</w:t>
              </w:r>
            </w:ins>
            <w:ins w:id="505" w:author="G012787" w:date="2026-02-04T13:13:17Z">
              <w:r>
                <w:rPr>
                  <w:rFonts w:hint="eastAsia"/>
                  <w:highlight w:val="yellow"/>
                  <w:lang w:val="en-US" w:eastAsia="zh-CN"/>
                  <w:rPrChange w:id="506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10</w:t>
              </w:r>
            </w:ins>
            <w:ins w:id="507" w:author="G012787" w:date="2026-02-04T13:13:18Z">
              <w:r>
                <w:rPr>
                  <w:rFonts w:hint="eastAsia"/>
                  <w:highlight w:val="yellow"/>
                  <w:lang w:val="en-US" w:eastAsia="zh-CN"/>
                  <w:rPrChange w:id="508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D</w:t>
              </w:r>
            </w:ins>
            <w:ins w:id="509" w:author="G012787" w:date="2026-02-04T13:13:20Z">
              <w:r>
                <w:rPr>
                  <w:rFonts w:hint="eastAsia"/>
                  <w:highlight w:val="yellow"/>
                  <w:lang w:val="en-US" w:eastAsia="zh-CN"/>
                  <w:rPrChange w:id="510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H</w:t>
              </w:r>
            </w:ins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ins w:id="511" w:author="G012787" w:date="2026-02-04T13:11:26Z"/>
                <w:rFonts w:hint="eastAsia"/>
                <w:highlight w:val="yellow"/>
                <w:lang w:val="en-US" w:eastAsia="zh-CN"/>
                <w:rPrChange w:id="512" w:author="G012787" w:date="2026-03-03T11:23:30Z">
                  <w:rPr>
                    <w:ins w:id="513" w:author="G012787" w:date="2026-02-04T13:11:26Z"/>
                    <w:rFonts w:hint="eastAsia"/>
                    <w:lang w:val="en-US" w:eastAsia="zh-CN"/>
                  </w:rPr>
                </w:rPrChange>
              </w:rPr>
            </w:pPr>
            <w:ins w:id="514" w:author="G012787" w:date="2026-02-04T14:07:44Z">
              <w:r>
                <w:rPr>
                  <w:rFonts w:hint="eastAsia"/>
                  <w:highlight w:val="yellow"/>
                  <w:lang w:val="en-US" w:eastAsia="zh-CN"/>
                  <w:rPrChange w:id="515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相对</w:t>
              </w:r>
            </w:ins>
            <w:ins w:id="516" w:author="G012787" w:date="2026-02-04T14:04:12Z">
              <w:r>
                <w:rPr>
                  <w:rFonts w:hint="eastAsia"/>
                  <w:highlight w:val="yellow"/>
                  <w:lang w:val="en-US" w:eastAsia="zh-CN"/>
                  <w:rPrChange w:id="517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高压报警参数设置</w:t>
              </w:r>
            </w:ins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ins w:id="518" w:author="G012787" w:date="2026-02-04T13:11:26Z"/>
                <w:rFonts w:hint="default"/>
                <w:highlight w:val="yellow"/>
                <w:lang w:val="en-US" w:eastAsia="zh-CN"/>
                <w:rPrChange w:id="519" w:author="G012787" w:date="2026-03-03T11:23:30Z">
                  <w:rPr>
                    <w:ins w:id="520" w:author="G012787" w:date="2026-02-04T13:11:26Z"/>
                    <w:rFonts w:hint="default"/>
                    <w:lang w:val="en-US" w:eastAsia="zh-CN"/>
                  </w:rPr>
                </w:rPrChange>
              </w:rPr>
            </w:pPr>
            <w:ins w:id="521" w:author="G012787" w:date="2026-02-04T14:04:19Z">
              <w:r>
                <w:rPr>
                  <w:rFonts w:hint="eastAsia"/>
                  <w:highlight w:val="yellow"/>
                  <w:lang w:val="en-US" w:eastAsia="zh-CN"/>
                  <w:rPrChange w:id="522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RW</w:t>
              </w:r>
            </w:ins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ins w:id="523" w:author="G012787" w:date="2026-02-04T13:11:26Z"/>
                <w:rFonts w:hint="eastAsia"/>
                <w:highlight w:val="yellow"/>
                <w:lang w:val="en-US" w:eastAsia="zh-CN"/>
                <w:rPrChange w:id="524" w:author="G012787" w:date="2026-03-03T11:23:30Z">
                  <w:rPr>
                    <w:ins w:id="525" w:author="G012787" w:date="2026-02-04T13:11:26Z"/>
                    <w:rFonts w:hint="eastAsia"/>
                    <w:lang w:val="en-US" w:eastAsia="zh-CN"/>
                  </w:rPr>
                </w:rPrChange>
              </w:rPr>
            </w:pPr>
            <w:r>
              <w:rPr>
                <w:rFonts w:hint="default"/>
                <w:highlight w:val="yellow"/>
                <w:rPrChange w:id="526" w:author="G012787" w:date="2026-03-03T11:23:30Z">
                  <w:rPr>
                    <w:rFonts w:hint="default"/>
                  </w:rPr>
                </w:rPrChange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ins w:id="527" w:author="G012787" w:date="2026-02-04T14:09:25Z"/>
                <w:rFonts w:hint="eastAsia"/>
                <w:highlight w:val="yellow"/>
                <w:lang w:val="en-US" w:eastAsia="zh-CN"/>
                <w:rPrChange w:id="528" w:author="G012787" w:date="2026-03-03T11:23:30Z">
                  <w:rPr>
                    <w:ins w:id="529" w:author="G012787" w:date="2026-02-04T14:09:25Z"/>
                    <w:rFonts w:hint="eastAsia"/>
                    <w:lang w:val="en-US" w:eastAsia="zh-CN"/>
                  </w:rPr>
                </w:rPrChange>
              </w:rPr>
            </w:pPr>
            <w:ins w:id="530" w:author="G012787" w:date="2026-02-04T14:09:25Z">
              <w:r>
                <w:rPr>
                  <w:rFonts w:hint="eastAsia"/>
                  <w:highlight w:val="yellow"/>
                  <w:lang w:val="en-US" w:eastAsia="zh-CN"/>
                  <w:rPrChange w:id="531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1--修改，0--不修改</w:t>
              </w:r>
            </w:ins>
          </w:p>
          <w:p>
            <w:pPr>
              <w:bidi w:val="0"/>
              <w:rPr>
                <w:ins w:id="532" w:author="G012787" w:date="2026-02-04T14:09:25Z"/>
                <w:rFonts w:hint="default"/>
                <w:highlight w:val="yellow"/>
                <w:lang w:val="en-US" w:eastAsia="zh-CN"/>
                <w:rPrChange w:id="533" w:author="G012787" w:date="2026-03-03T11:23:30Z">
                  <w:rPr>
                    <w:ins w:id="534" w:author="G012787" w:date="2026-02-04T14:09:25Z"/>
                    <w:rFonts w:hint="default"/>
                    <w:lang w:val="en-US" w:eastAsia="zh-CN"/>
                  </w:rPr>
                </w:rPrChange>
              </w:rPr>
            </w:pPr>
            <w:ins w:id="535" w:author="G012787" w:date="2026-02-04T14:09:25Z">
              <w:r>
                <w:rPr>
                  <w:rFonts w:hint="eastAsia"/>
                  <w:highlight w:val="yellow"/>
                  <w:lang w:val="en-US" w:eastAsia="zh-CN"/>
                  <w:rPrChange w:id="536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bit0 相对高压报警功能设置</w:t>
              </w:r>
            </w:ins>
          </w:p>
          <w:p>
            <w:pPr>
              <w:bidi w:val="0"/>
              <w:rPr>
                <w:ins w:id="537" w:author="G012787" w:date="2026-02-04T14:09:25Z"/>
                <w:rFonts w:hint="eastAsia"/>
                <w:highlight w:val="yellow"/>
                <w:lang w:val="en-US" w:eastAsia="zh-CN"/>
                <w:rPrChange w:id="538" w:author="G012787" w:date="2026-03-03T11:23:30Z">
                  <w:rPr>
                    <w:ins w:id="539" w:author="G012787" w:date="2026-02-04T14:09:25Z"/>
                    <w:rFonts w:hint="eastAsia"/>
                    <w:lang w:val="en-US" w:eastAsia="zh-CN"/>
                  </w:rPr>
                </w:rPrChange>
              </w:rPr>
            </w:pPr>
            <w:ins w:id="540" w:author="G012787" w:date="2026-02-04T14:09:25Z">
              <w:r>
                <w:rPr>
                  <w:rFonts w:hint="eastAsia"/>
                  <w:highlight w:val="yellow"/>
                  <w:lang w:val="en-US" w:eastAsia="zh-CN"/>
                  <w:rPrChange w:id="541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bit1 相对高压报警门限设置</w:t>
              </w:r>
            </w:ins>
          </w:p>
          <w:p>
            <w:pPr>
              <w:bidi w:val="0"/>
              <w:rPr>
                <w:ins w:id="542" w:author="G012787" w:date="2026-02-04T14:09:25Z"/>
                <w:rFonts w:hint="default"/>
                <w:highlight w:val="yellow"/>
                <w:lang w:val="en-US" w:eastAsia="zh-CN"/>
                <w:rPrChange w:id="543" w:author="G012787" w:date="2026-03-03T11:23:30Z">
                  <w:rPr>
                    <w:ins w:id="544" w:author="G012787" w:date="2026-02-04T14:09:25Z"/>
                    <w:rFonts w:hint="default"/>
                    <w:lang w:val="en-US" w:eastAsia="zh-CN"/>
                  </w:rPr>
                </w:rPrChange>
              </w:rPr>
            </w:pPr>
            <w:ins w:id="545" w:author="G012787" w:date="2026-02-04T14:09:25Z">
              <w:r>
                <w:rPr>
                  <w:rFonts w:hint="eastAsia"/>
                  <w:highlight w:val="yellow"/>
                  <w:lang w:val="en-US" w:eastAsia="zh-CN"/>
                  <w:rPrChange w:id="546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bit2 相对高压报警持续时间设置</w:t>
              </w:r>
            </w:ins>
          </w:p>
          <w:p>
            <w:pPr>
              <w:bidi w:val="0"/>
              <w:rPr>
                <w:ins w:id="547" w:author="G012787" w:date="2026-02-04T14:09:25Z"/>
                <w:rFonts w:hint="eastAsia"/>
                <w:highlight w:val="yellow"/>
                <w:lang w:val="en-US" w:eastAsia="zh-CN"/>
                <w:rPrChange w:id="548" w:author="G012787" w:date="2026-03-03T11:23:30Z">
                  <w:rPr>
                    <w:ins w:id="549" w:author="G012787" w:date="2026-02-04T14:09:25Z"/>
                    <w:rFonts w:hint="eastAsia"/>
                    <w:lang w:val="en-US" w:eastAsia="zh-CN"/>
                  </w:rPr>
                </w:rPrChange>
              </w:rPr>
            </w:pPr>
            <w:ins w:id="550" w:author="G012787" w:date="2026-02-04T14:09:25Z">
              <w:r>
                <w:rPr>
                  <w:rFonts w:hint="eastAsia"/>
                  <w:highlight w:val="yellow"/>
                  <w:lang w:val="en-US" w:eastAsia="zh-CN"/>
                  <w:rPrChange w:id="551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对应bit为0时，不操作其对应的功能；</w:t>
              </w:r>
            </w:ins>
          </w:p>
          <w:p>
            <w:pPr>
              <w:bidi w:val="0"/>
              <w:ind w:left="0" w:leftChars="0" w:right="0" w:rightChars="0"/>
              <w:rPr>
                <w:ins w:id="552" w:author="G012787" w:date="2026-02-04T13:11:26Z"/>
                <w:rFonts w:hint="eastAsia"/>
                <w:highlight w:val="yellow"/>
                <w:lang w:val="en-US" w:eastAsia="zh-CN"/>
                <w:rPrChange w:id="553" w:author="G012787" w:date="2026-03-03T11:23:30Z">
                  <w:rPr>
                    <w:ins w:id="554" w:author="G012787" w:date="2026-02-04T13:11:26Z"/>
                    <w:rFonts w:hint="eastAsia"/>
                    <w:lang w:val="en-US" w:eastAsia="zh-CN"/>
                  </w:rPr>
                </w:rPrChange>
              </w:rPr>
            </w:pPr>
            <w:ins w:id="555" w:author="G012787" w:date="2026-02-04T14:09:25Z">
              <w:r>
                <w:rPr>
                  <w:rFonts w:hint="eastAsia"/>
                  <w:highlight w:val="yellow"/>
                  <w:lang w:val="en-US" w:eastAsia="zh-CN"/>
                  <w:rPrChange w:id="556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应答时，该字段为0。</w:t>
              </w:r>
            </w:ins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ins w:id="557" w:author="G012787" w:date="2026-02-04T13:11:26Z"/>
                <w:rFonts w:hint="default"/>
                <w:lang w:val="en-US" w:eastAsia="zh-CN"/>
              </w:rPr>
            </w:pPr>
            <w:ins w:id="558" w:author="G012787" w:date="2026-02-04T14:06:30Z">
              <w:r>
                <w:rPr>
                  <w:rFonts w:hint="default"/>
                </w:rPr>
                <w:t>√</w:t>
              </w:r>
            </w:ins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ins w:id="559" w:author="G012787" w:date="2026-02-04T13:11:26Z"/>
                <w:rFonts w:hint="default"/>
                <w:lang w:val="en-US" w:eastAsia="zh-CN"/>
              </w:rPr>
            </w:pPr>
            <w:ins w:id="560" w:author="G012787" w:date="2026-02-04T14:06:39Z">
              <w:r>
                <w:rPr>
                  <w:rFonts w:hint="eastAsia"/>
                  <w:lang w:val="en-US" w:eastAsia="zh-CN"/>
                </w:rPr>
                <w:t>-</w:t>
              </w:r>
            </w:ins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561" w:author="G012787" w:date="2026-02-04T13:11:27Z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ins w:id="562" w:author="G012787" w:date="2026-02-04T13:11:27Z"/>
                <w:rFonts w:hint="eastAsia"/>
                <w:highlight w:val="yellow"/>
                <w:lang w:val="en-US" w:eastAsia="zh-CN"/>
                <w:rPrChange w:id="563" w:author="G012787" w:date="2026-03-03T11:23:30Z">
                  <w:rPr>
                    <w:ins w:id="564" w:author="G012787" w:date="2026-02-04T13:11:27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ins w:id="565" w:author="G012787" w:date="2026-02-04T13:11:27Z"/>
                <w:rFonts w:hint="eastAsia"/>
                <w:highlight w:val="yellow"/>
                <w:lang w:val="en-US" w:eastAsia="zh-CN"/>
                <w:rPrChange w:id="566" w:author="G012787" w:date="2026-03-03T11:23:30Z">
                  <w:rPr>
                    <w:ins w:id="567" w:author="G012787" w:date="2026-02-04T13:11:27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ins w:id="568" w:author="G012787" w:date="2026-02-04T13:11:27Z"/>
                <w:rFonts w:hint="eastAsia"/>
                <w:highlight w:val="yellow"/>
                <w:lang w:val="en-US" w:eastAsia="zh-CN"/>
                <w:rPrChange w:id="569" w:author="G012787" w:date="2026-03-03T11:23:30Z">
                  <w:rPr>
                    <w:ins w:id="570" w:author="G012787" w:date="2026-02-04T13:11:27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ins w:id="571" w:author="G012787" w:date="2026-02-04T13:11:27Z"/>
                <w:rFonts w:hint="eastAsia"/>
                <w:highlight w:val="yellow"/>
                <w:lang w:val="en-US" w:eastAsia="zh-CN"/>
                <w:rPrChange w:id="572" w:author="G012787" w:date="2026-03-03T11:23:30Z">
                  <w:rPr>
                    <w:ins w:id="573" w:author="G012787" w:date="2026-02-04T13:11:27Z"/>
                    <w:rFonts w:hint="eastAsia"/>
                    <w:lang w:val="en-US" w:eastAsia="zh-CN"/>
                  </w:rPr>
                </w:rPrChange>
              </w:rPr>
            </w:pPr>
            <w:r>
              <w:rPr>
                <w:rFonts w:hint="eastAsia"/>
                <w:highlight w:val="yellow"/>
                <w:lang w:val="en-US" w:eastAsia="zh-CN"/>
                <w:rPrChange w:id="574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ins w:id="575" w:author="G012787" w:date="2026-02-04T14:15:39Z"/>
                <w:rFonts w:hint="eastAsia"/>
                <w:highlight w:val="yellow"/>
                <w:lang w:val="en-US" w:eastAsia="zh-CN"/>
                <w:rPrChange w:id="576" w:author="G012787" w:date="2026-03-03T11:23:30Z">
                  <w:rPr>
                    <w:ins w:id="577" w:author="G012787" w:date="2026-02-04T14:15:39Z"/>
                    <w:rFonts w:hint="eastAsia"/>
                    <w:lang w:val="en-US" w:eastAsia="zh-CN"/>
                  </w:rPr>
                </w:rPrChange>
              </w:rPr>
            </w:pPr>
            <w:ins w:id="578" w:author="G012787" w:date="2026-02-04T14:15:39Z">
              <w:r>
                <w:rPr>
                  <w:rFonts w:hint="eastAsia"/>
                  <w:highlight w:val="yellow"/>
                  <w:lang w:val="en-US" w:eastAsia="zh-CN"/>
                  <w:rPrChange w:id="579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相对高压报警功能设置:</w:t>
              </w:r>
            </w:ins>
          </w:p>
          <w:p>
            <w:pPr>
              <w:bidi w:val="0"/>
              <w:rPr>
                <w:ins w:id="580" w:author="G012787" w:date="2026-02-04T14:15:39Z"/>
                <w:rFonts w:hint="eastAsia"/>
                <w:highlight w:val="yellow"/>
                <w:lang w:val="en-US" w:eastAsia="zh-CN"/>
                <w:rPrChange w:id="581" w:author="G012787" w:date="2026-03-03T11:23:30Z">
                  <w:rPr>
                    <w:ins w:id="582" w:author="G012787" w:date="2026-02-04T14:15:39Z"/>
                    <w:rFonts w:hint="eastAsia"/>
                    <w:lang w:val="en-US" w:eastAsia="zh-CN"/>
                  </w:rPr>
                </w:rPrChange>
              </w:rPr>
            </w:pPr>
            <w:ins w:id="583" w:author="G012787" w:date="2026-02-04T14:15:39Z">
              <w:r>
                <w:rPr>
                  <w:rFonts w:hint="eastAsia"/>
                  <w:highlight w:val="yellow"/>
                  <w:lang w:val="en-US" w:eastAsia="zh-CN"/>
                  <w:rPrChange w:id="584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bit0--0功能不开启；1-功能开启</w:t>
              </w:r>
            </w:ins>
          </w:p>
          <w:p>
            <w:pPr>
              <w:bidi w:val="0"/>
              <w:rPr>
                <w:ins w:id="585" w:author="G012787" w:date="2026-02-04T14:15:39Z"/>
                <w:rFonts w:hint="eastAsia"/>
                <w:highlight w:val="yellow"/>
                <w:lang w:val="en-US" w:eastAsia="zh-CN"/>
                <w:rPrChange w:id="586" w:author="G012787" w:date="2026-03-03T11:23:30Z">
                  <w:rPr>
                    <w:ins w:id="587" w:author="G012787" w:date="2026-02-04T14:15:39Z"/>
                    <w:rFonts w:hint="eastAsia"/>
                    <w:lang w:val="en-US" w:eastAsia="zh-CN"/>
                  </w:rPr>
                </w:rPrChange>
              </w:rPr>
            </w:pPr>
            <w:ins w:id="588" w:author="G012787" w:date="2026-02-04T14:15:39Z">
              <w:r>
                <w:rPr>
                  <w:rFonts w:hint="eastAsia"/>
                  <w:highlight w:val="yellow"/>
                  <w:lang w:val="en-US" w:eastAsia="zh-CN"/>
                  <w:rPrChange w:id="589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 xml:space="preserve">bit1--0不关阀；1关阀   </w:t>
              </w:r>
            </w:ins>
          </w:p>
          <w:p>
            <w:pPr>
              <w:bidi w:val="0"/>
              <w:ind w:left="0" w:leftChars="0" w:right="0" w:rightChars="0"/>
              <w:rPr>
                <w:ins w:id="590" w:author="G012787" w:date="2026-02-04T13:11:27Z"/>
                <w:rFonts w:hint="eastAsia"/>
                <w:highlight w:val="yellow"/>
                <w:lang w:val="en-US" w:eastAsia="zh-CN"/>
                <w:rPrChange w:id="591" w:author="G012787" w:date="2026-03-03T11:23:30Z">
                  <w:rPr>
                    <w:ins w:id="592" w:author="G012787" w:date="2026-02-04T13:11:27Z"/>
                    <w:rFonts w:hint="eastAsia"/>
                    <w:lang w:val="en-US" w:eastAsia="zh-CN"/>
                  </w:rPr>
                </w:rPrChange>
              </w:rPr>
            </w:pPr>
            <w:ins w:id="593" w:author="G012787" w:date="2026-02-04T14:15:39Z">
              <w:r>
                <w:rPr>
                  <w:rFonts w:hint="eastAsia"/>
                  <w:highlight w:val="yellow"/>
                  <w:lang w:val="en-US" w:eastAsia="zh-CN"/>
                  <w:rPrChange w:id="594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bit2--0普通关阀；1锁定关阀(bit1=0时，bit2无效；只有bit1=1时，bit2才有效，以下其他指令阀门设置都是一样的)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595" w:author="G012787" w:date="2026-02-04T13:11:27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596" w:author="G012787" w:date="2026-02-04T13:11:27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597" w:author="G012787" w:date="2026-02-04T13:11:28Z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ins w:id="598" w:author="G012787" w:date="2026-02-04T13:11:28Z"/>
                <w:rFonts w:hint="eastAsia"/>
                <w:highlight w:val="yellow"/>
                <w:lang w:val="en-US" w:eastAsia="zh-CN"/>
                <w:rPrChange w:id="599" w:author="G012787" w:date="2026-03-03T11:23:30Z">
                  <w:rPr>
                    <w:ins w:id="600" w:author="G012787" w:date="2026-02-04T13:11:28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ins w:id="601" w:author="G012787" w:date="2026-02-04T13:11:28Z"/>
                <w:rFonts w:hint="eastAsia"/>
                <w:highlight w:val="yellow"/>
                <w:lang w:val="en-US" w:eastAsia="zh-CN"/>
                <w:rPrChange w:id="602" w:author="G012787" w:date="2026-03-03T11:23:30Z">
                  <w:rPr>
                    <w:ins w:id="603" w:author="G012787" w:date="2026-02-04T13:11:28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ins w:id="604" w:author="G012787" w:date="2026-02-04T13:11:28Z"/>
                <w:rFonts w:hint="eastAsia"/>
                <w:highlight w:val="yellow"/>
                <w:lang w:val="en-US" w:eastAsia="zh-CN"/>
                <w:rPrChange w:id="605" w:author="G012787" w:date="2026-03-03T11:23:30Z">
                  <w:rPr>
                    <w:ins w:id="606" w:author="G012787" w:date="2026-02-04T13:11:28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ins w:id="607" w:author="G012787" w:date="2026-02-04T13:11:28Z"/>
                <w:rFonts w:hint="eastAsia"/>
                <w:highlight w:val="yellow"/>
                <w:lang w:val="en-US" w:eastAsia="zh-CN"/>
                <w:rPrChange w:id="608" w:author="G012787" w:date="2026-03-03T11:23:30Z">
                  <w:rPr>
                    <w:ins w:id="609" w:author="G012787" w:date="2026-02-04T13:11:28Z"/>
                    <w:rFonts w:hint="eastAsia"/>
                    <w:lang w:val="en-US" w:eastAsia="zh-CN"/>
                  </w:rPr>
                </w:rPrChange>
              </w:rPr>
            </w:pPr>
            <w:r>
              <w:rPr>
                <w:rFonts w:hint="eastAsia"/>
                <w:highlight w:val="yellow"/>
                <w:lang w:val="en-US" w:eastAsia="zh-CN"/>
                <w:rPrChange w:id="610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  <w:t>4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ins w:id="611" w:author="G012787" w:date="2026-02-04T14:15:51Z"/>
                <w:rFonts w:hint="eastAsia"/>
                <w:highlight w:val="yellow"/>
                <w:lang w:val="en-US" w:eastAsia="zh-CN"/>
                <w:rPrChange w:id="612" w:author="G012787" w:date="2026-03-03T11:23:30Z">
                  <w:rPr>
                    <w:ins w:id="613" w:author="G012787" w:date="2026-02-04T14:15:51Z"/>
                    <w:rFonts w:hint="eastAsia"/>
                    <w:lang w:val="en-US" w:eastAsia="zh-CN"/>
                  </w:rPr>
                </w:rPrChange>
              </w:rPr>
            </w:pPr>
            <w:ins w:id="614" w:author="G012787" w:date="2026-02-04T14:15:51Z">
              <w:r>
                <w:rPr>
                  <w:rFonts w:hint="eastAsia"/>
                  <w:highlight w:val="yellow"/>
                  <w:lang w:val="en-US" w:eastAsia="zh-CN"/>
                  <w:rPrChange w:id="615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相对高压报警阈值设置:</w:t>
              </w:r>
            </w:ins>
          </w:p>
          <w:p>
            <w:pPr>
              <w:bidi w:val="0"/>
              <w:rPr>
                <w:ins w:id="616" w:author="G012787" w:date="2026-02-04T14:15:51Z"/>
                <w:rFonts w:hint="eastAsia"/>
                <w:highlight w:val="yellow"/>
                <w:lang w:val="en-US" w:eastAsia="zh-CN"/>
                <w:rPrChange w:id="617" w:author="G012787" w:date="2026-03-03T11:23:30Z">
                  <w:rPr>
                    <w:ins w:id="618" w:author="G012787" w:date="2026-02-04T14:15:51Z"/>
                    <w:rFonts w:hint="eastAsia"/>
                    <w:lang w:val="en-US" w:eastAsia="zh-CN"/>
                  </w:rPr>
                </w:rPrChange>
              </w:rPr>
            </w:pPr>
            <w:ins w:id="619" w:author="G012787" w:date="2026-02-04T14:15:51Z">
              <w:r>
                <w:rPr>
                  <w:rFonts w:hint="eastAsia"/>
                  <w:highlight w:val="yellow"/>
                  <w:lang w:val="en-US" w:eastAsia="zh-CN"/>
                  <w:rPrChange w:id="620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有符号整数，低位在前，高位在后；单位：Pa。</w:t>
              </w:r>
            </w:ins>
          </w:p>
          <w:p>
            <w:pPr>
              <w:bidi w:val="0"/>
              <w:ind w:left="0" w:leftChars="0" w:right="0" w:rightChars="0"/>
              <w:rPr>
                <w:ins w:id="621" w:author="G012787" w:date="2026-02-04T13:11:28Z"/>
                <w:rFonts w:hint="eastAsia"/>
                <w:highlight w:val="yellow"/>
                <w:lang w:val="en-US" w:eastAsia="zh-CN"/>
                <w:rPrChange w:id="622" w:author="G012787" w:date="2026-03-03T11:23:30Z">
                  <w:rPr>
                    <w:ins w:id="623" w:author="G012787" w:date="2026-02-04T13:11:28Z"/>
                    <w:rFonts w:hint="eastAsia"/>
                    <w:lang w:val="en-US" w:eastAsia="zh-CN"/>
                  </w:rPr>
                </w:rPrChange>
              </w:rPr>
            </w:pPr>
            <w:ins w:id="624" w:author="G012787" w:date="2026-02-04T14:15:51Z">
              <w:r>
                <w:rPr>
                  <w:rFonts w:hint="eastAsia"/>
                  <w:highlight w:val="yellow"/>
                  <w:lang w:val="en-US" w:eastAsia="zh-CN"/>
                  <w:rPrChange w:id="625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例如D0FB0100H，代表高压报警阈值为130000Pa。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626" w:author="G012787" w:date="2026-02-04T13:11:28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627" w:author="G012787" w:date="2026-02-04T13:11:28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  <w:ins w:id="628" w:author="G012787" w:date="2026-02-04T13:11:29Z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ins w:id="629" w:author="G012787" w:date="2026-02-04T13:11:29Z"/>
                <w:rFonts w:hint="eastAsia"/>
                <w:highlight w:val="yellow"/>
                <w:lang w:val="en-US" w:eastAsia="zh-CN"/>
                <w:rPrChange w:id="630" w:author="G012787" w:date="2026-03-03T11:23:30Z">
                  <w:rPr>
                    <w:ins w:id="631" w:author="G012787" w:date="2026-02-04T13:11:29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ins w:id="632" w:author="G012787" w:date="2026-02-04T13:11:29Z"/>
                <w:rFonts w:hint="eastAsia"/>
                <w:highlight w:val="yellow"/>
                <w:lang w:val="en-US" w:eastAsia="zh-CN"/>
                <w:rPrChange w:id="633" w:author="G012787" w:date="2026-03-03T11:23:30Z">
                  <w:rPr>
                    <w:ins w:id="634" w:author="G012787" w:date="2026-02-04T13:11:29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ins w:id="635" w:author="G012787" w:date="2026-02-04T13:11:29Z"/>
                <w:rFonts w:hint="eastAsia"/>
                <w:highlight w:val="yellow"/>
                <w:lang w:val="en-US" w:eastAsia="zh-CN"/>
                <w:rPrChange w:id="636" w:author="G012787" w:date="2026-03-03T11:23:30Z">
                  <w:rPr>
                    <w:ins w:id="637" w:author="G012787" w:date="2026-02-04T13:11:29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634" w:type="dxa"/>
            <w:tcBorders>
              <w:bottom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ins w:id="638" w:author="G012787" w:date="2026-02-04T13:11:29Z"/>
                <w:rFonts w:hint="eastAsia"/>
                <w:highlight w:val="yellow"/>
                <w:lang w:val="en-US" w:eastAsia="zh-CN"/>
                <w:rPrChange w:id="639" w:author="G012787" w:date="2026-03-03T11:23:30Z">
                  <w:rPr>
                    <w:ins w:id="640" w:author="G012787" w:date="2026-02-04T13:11:29Z"/>
                    <w:rFonts w:hint="eastAsia"/>
                    <w:lang w:val="en-US" w:eastAsia="zh-CN"/>
                  </w:rPr>
                </w:rPrChange>
              </w:rPr>
            </w:pPr>
            <w:r>
              <w:rPr>
                <w:rFonts w:hint="eastAsia"/>
                <w:highlight w:val="yellow"/>
                <w:lang w:val="en-US" w:eastAsia="zh-CN"/>
                <w:rPrChange w:id="641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  <w:t>2</w:t>
            </w:r>
          </w:p>
        </w:tc>
        <w:tc>
          <w:tcPr>
            <w:tcW w:w="4956" w:type="dxa"/>
            <w:tcBorders>
              <w:bottom w:val="single" w:color="auto" w:sz="4" w:space="0"/>
            </w:tcBorders>
            <w:vAlign w:val="top"/>
          </w:tcPr>
          <w:p>
            <w:pPr>
              <w:bidi w:val="0"/>
              <w:rPr>
                <w:ins w:id="642" w:author="G012787" w:date="2026-02-04T14:15:57Z"/>
                <w:rFonts w:hint="eastAsia"/>
                <w:highlight w:val="yellow"/>
                <w:lang w:val="en-US" w:eastAsia="zh-CN"/>
                <w:rPrChange w:id="643" w:author="G012787" w:date="2026-03-03T11:23:30Z">
                  <w:rPr>
                    <w:ins w:id="644" w:author="G012787" w:date="2026-02-04T14:15:57Z"/>
                    <w:rFonts w:hint="eastAsia"/>
                    <w:lang w:val="en-US" w:eastAsia="zh-CN"/>
                  </w:rPr>
                </w:rPrChange>
              </w:rPr>
            </w:pPr>
            <w:ins w:id="645" w:author="G012787" w:date="2026-02-04T14:15:57Z">
              <w:r>
                <w:rPr>
                  <w:rFonts w:hint="eastAsia"/>
                  <w:highlight w:val="yellow"/>
                  <w:lang w:val="en-US" w:eastAsia="zh-CN"/>
                  <w:rPrChange w:id="646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相对高压报警持续时间设置:</w:t>
              </w:r>
            </w:ins>
          </w:p>
          <w:p>
            <w:pPr>
              <w:bidi w:val="0"/>
              <w:ind w:left="0" w:leftChars="0" w:right="0" w:rightChars="0"/>
              <w:rPr>
                <w:ins w:id="647" w:author="G012787" w:date="2026-02-04T13:11:29Z"/>
                <w:rFonts w:hint="eastAsia"/>
                <w:highlight w:val="yellow"/>
                <w:lang w:val="en-US" w:eastAsia="zh-CN"/>
                <w:rPrChange w:id="648" w:author="G012787" w:date="2026-03-03T11:23:30Z">
                  <w:rPr>
                    <w:ins w:id="649" w:author="G012787" w:date="2026-02-04T13:11:29Z"/>
                    <w:rFonts w:hint="eastAsia"/>
                    <w:lang w:val="en-US" w:eastAsia="zh-CN"/>
                  </w:rPr>
                </w:rPrChange>
              </w:rPr>
            </w:pPr>
            <w:ins w:id="650" w:author="G012787" w:date="2026-02-04T14:15:57Z">
              <w:r>
                <w:rPr>
                  <w:rFonts w:hint="eastAsia"/>
                  <w:highlight w:val="yellow"/>
                  <w:lang w:val="en-US" w:eastAsia="zh-CN"/>
                  <w:rPrChange w:id="651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低位在前，高位在后；</w:t>
              </w:r>
            </w:ins>
            <w:ins w:id="652" w:author="G012787" w:date="2026-02-04T14:15:57Z">
              <w:r>
                <w:rPr>
                  <w:rFonts w:hint="eastAsia"/>
                  <w:highlight w:val="yellow"/>
                  <w:rPrChange w:id="653" w:author="G012787" w:date="2026-03-03T11:23:30Z">
                    <w:rPr>
                      <w:rFonts w:hint="eastAsia"/>
                    </w:rPr>
                  </w:rPrChange>
                </w:rPr>
                <w:t>无符号整数</w:t>
              </w:r>
            </w:ins>
            <w:ins w:id="654" w:author="G012787" w:date="2026-02-04T14:15:57Z">
              <w:r>
                <w:rPr>
                  <w:rFonts w:hint="eastAsia"/>
                  <w:highlight w:val="yellow"/>
                  <w:lang w:eastAsia="zh-CN"/>
                  <w:rPrChange w:id="655" w:author="G012787" w:date="2026-03-03T11:23:30Z">
                    <w:rPr>
                      <w:rFonts w:hint="eastAsia"/>
                      <w:lang w:eastAsia="zh-CN"/>
                    </w:rPr>
                  </w:rPrChange>
                </w:rPr>
                <w:t>，</w:t>
              </w:r>
            </w:ins>
            <w:ins w:id="656" w:author="G012787" w:date="2026-02-04T14:15:57Z">
              <w:r>
                <w:rPr>
                  <w:rFonts w:hint="eastAsia"/>
                  <w:highlight w:val="yellow"/>
                  <w:lang w:val="en-US" w:eastAsia="zh-CN"/>
                  <w:rPrChange w:id="657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单位秒</w:t>
              </w:r>
            </w:ins>
            <w:ins w:id="658" w:author="G012787" w:date="2026-02-04T14:15:57Z">
              <w:r>
                <w:rPr>
                  <w:rFonts w:hint="eastAsia"/>
                  <w:highlight w:val="yellow"/>
                  <w:rPrChange w:id="659" w:author="G012787" w:date="2026-03-03T11:23:30Z">
                    <w:rPr>
                      <w:rFonts w:hint="eastAsia"/>
                    </w:rPr>
                  </w:rPrChange>
                </w:rPr>
                <w:t>。</w:t>
              </w:r>
            </w:ins>
            <w:ins w:id="660" w:author="G012787" w:date="2026-02-04T14:15:57Z">
              <w:r>
                <w:rPr>
                  <w:rFonts w:hint="eastAsia"/>
                  <w:highlight w:val="yellow"/>
                  <w:lang w:val="en-US" w:eastAsia="zh-CN"/>
                  <w:rPrChange w:id="661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该参数需大于0；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662" w:author="G012787" w:date="2026-02-04T13:11:29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663" w:author="G012787" w:date="2026-02-04T13:11:29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highlight w:val="yellow"/>
                <w:lang w:val="en-US" w:eastAsia="zh-CN"/>
                <w:rPrChange w:id="664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highlight w:val="yellow"/>
                <w:lang w:val="en-US" w:eastAsia="zh-CN"/>
                <w:rPrChange w:id="665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highlight w:val="yellow"/>
                <w:lang w:val="en-US" w:eastAsia="zh-CN"/>
                <w:rPrChange w:id="666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634" w:type="dxa"/>
            <w:tcBorders>
              <w:top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highlight w:val="yellow"/>
                <w:lang w:val="en-US" w:eastAsia="zh-CN"/>
                <w:rPrChange w:id="667" w:author="G012787" w:date="2026-03-03T11:23:30Z">
                  <w:rPr>
                    <w:rFonts w:hint="default"/>
                    <w:lang w:val="en-US" w:eastAsia="zh-CN"/>
                  </w:rPr>
                </w:rPrChange>
              </w:rPr>
            </w:pPr>
            <w:ins w:id="668" w:author="escx" w:date="2026-03-03T10:04:23Z">
              <w:r>
                <w:rPr>
                  <w:rFonts w:hint="eastAsia"/>
                  <w:highlight w:val="yellow"/>
                  <w:lang w:val="en-US" w:eastAsia="zh-CN"/>
                  <w:rPrChange w:id="669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20</w:t>
              </w:r>
            </w:ins>
          </w:p>
        </w:tc>
        <w:tc>
          <w:tcPr>
            <w:tcW w:w="4956" w:type="dxa"/>
            <w:tcBorders>
              <w:top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highlight w:val="yellow"/>
                <w:lang w:val="en-US" w:eastAsia="zh-CN"/>
                <w:rPrChange w:id="670" w:author="G012787" w:date="2026-03-03T11:23:30Z">
                  <w:rPr>
                    <w:rFonts w:hint="default"/>
                    <w:lang w:val="en-US" w:eastAsia="zh-CN"/>
                  </w:rPr>
                </w:rPrChange>
              </w:rPr>
            </w:pPr>
            <w:ins w:id="671" w:author="escx" w:date="2026-03-03T10:04:28Z">
              <w:r>
                <w:rPr>
                  <w:rFonts w:hint="eastAsia"/>
                  <w:highlight w:val="yellow"/>
                  <w:lang w:val="en-US" w:eastAsia="zh-CN"/>
                  <w:rPrChange w:id="672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预留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673" w:author="G012787" w:date="2026-02-04T13:11:35Z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ins w:id="674" w:author="G012787" w:date="2026-02-04T13:11:35Z"/>
                <w:rFonts w:hint="default"/>
                <w:highlight w:val="yellow"/>
                <w:lang w:val="en-US" w:eastAsia="zh-CN"/>
                <w:rPrChange w:id="675" w:author="G012787" w:date="2026-03-03T11:23:30Z">
                  <w:rPr>
                    <w:ins w:id="676" w:author="G012787" w:date="2026-02-04T13:11:35Z"/>
                    <w:rFonts w:hint="default"/>
                    <w:lang w:val="en-US" w:eastAsia="zh-CN"/>
                  </w:rPr>
                </w:rPrChange>
              </w:rPr>
            </w:pPr>
            <w:ins w:id="677" w:author="G012787" w:date="2026-02-04T13:13:30Z">
              <w:r>
                <w:rPr>
                  <w:rFonts w:hint="eastAsia"/>
                  <w:highlight w:val="yellow"/>
                  <w:lang w:val="en-US" w:eastAsia="zh-CN"/>
                  <w:rPrChange w:id="678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21</w:t>
              </w:r>
            </w:ins>
            <w:ins w:id="679" w:author="G012787" w:date="2026-02-04T13:13:31Z">
              <w:r>
                <w:rPr>
                  <w:rFonts w:hint="eastAsia"/>
                  <w:highlight w:val="yellow"/>
                  <w:lang w:val="en-US" w:eastAsia="zh-CN"/>
                  <w:rPrChange w:id="680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0</w:t>
              </w:r>
            </w:ins>
            <w:ins w:id="681" w:author="G012787" w:date="2026-02-04T13:13:33Z">
              <w:r>
                <w:rPr>
                  <w:rFonts w:hint="eastAsia"/>
                  <w:highlight w:val="yellow"/>
                  <w:lang w:val="en-US" w:eastAsia="zh-CN"/>
                  <w:rPrChange w:id="682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E</w:t>
              </w:r>
            </w:ins>
            <w:ins w:id="683" w:author="G012787" w:date="2026-02-04T13:13:34Z">
              <w:r>
                <w:rPr>
                  <w:rFonts w:hint="eastAsia"/>
                  <w:highlight w:val="yellow"/>
                  <w:lang w:val="en-US" w:eastAsia="zh-CN"/>
                  <w:rPrChange w:id="684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H</w:t>
              </w:r>
            </w:ins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ins w:id="685" w:author="G012787" w:date="2026-02-04T13:11:35Z"/>
                <w:rFonts w:hint="eastAsia"/>
                <w:highlight w:val="yellow"/>
                <w:lang w:val="en-US" w:eastAsia="zh-CN"/>
                <w:rPrChange w:id="686" w:author="G012787" w:date="2026-03-03T11:23:30Z">
                  <w:rPr>
                    <w:ins w:id="687" w:author="G012787" w:date="2026-02-04T13:11:35Z"/>
                    <w:rFonts w:hint="eastAsia"/>
                    <w:lang w:val="en-US" w:eastAsia="zh-CN"/>
                  </w:rPr>
                </w:rPrChange>
              </w:rPr>
            </w:pPr>
            <w:ins w:id="688" w:author="G012787" w:date="2026-02-04T14:08:17Z">
              <w:r>
                <w:rPr>
                  <w:rFonts w:hint="eastAsia"/>
                  <w:highlight w:val="yellow"/>
                  <w:lang w:val="en-US" w:eastAsia="zh-CN"/>
                  <w:rPrChange w:id="689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相对</w:t>
              </w:r>
            </w:ins>
            <w:ins w:id="690" w:author="G012787" w:date="2026-02-04T14:08:20Z">
              <w:r>
                <w:rPr>
                  <w:rFonts w:hint="eastAsia"/>
                  <w:highlight w:val="yellow"/>
                  <w:lang w:val="en-US" w:eastAsia="zh-CN"/>
                  <w:rPrChange w:id="691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低</w:t>
              </w:r>
            </w:ins>
            <w:ins w:id="692" w:author="G012787" w:date="2026-02-04T14:08:17Z">
              <w:r>
                <w:rPr>
                  <w:rFonts w:hint="eastAsia"/>
                  <w:highlight w:val="yellow"/>
                  <w:lang w:val="en-US" w:eastAsia="zh-CN"/>
                  <w:rPrChange w:id="693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压报警参数设置</w:t>
              </w:r>
            </w:ins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ins w:id="694" w:author="G012787" w:date="2026-02-04T13:11:35Z"/>
                <w:rFonts w:hint="default"/>
                <w:highlight w:val="yellow"/>
                <w:lang w:val="en-US" w:eastAsia="zh-CN"/>
                <w:rPrChange w:id="695" w:author="G012787" w:date="2026-03-03T11:23:30Z">
                  <w:rPr>
                    <w:ins w:id="696" w:author="G012787" w:date="2026-02-04T13:11:35Z"/>
                    <w:rFonts w:hint="default"/>
                    <w:lang w:val="en-US" w:eastAsia="zh-CN"/>
                  </w:rPr>
                </w:rPrChange>
              </w:rPr>
            </w:pPr>
            <w:ins w:id="697" w:author="G012787" w:date="2026-02-04T14:08:22Z">
              <w:r>
                <w:rPr>
                  <w:rFonts w:hint="eastAsia"/>
                  <w:highlight w:val="yellow"/>
                  <w:lang w:val="en-US" w:eastAsia="zh-CN"/>
                  <w:rPrChange w:id="698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R</w:t>
              </w:r>
            </w:ins>
            <w:ins w:id="699" w:author="G012787" w:date="2026-02-04T14:08:23Z">
              <w:r>
                <w:rPr>
                  <w:rFonts w:hint="eastAsia"/>
                  <w:highlight w:val="yellow"/>
                  <w:lang w:val="en-US" w:eastAsia="zh-CN"/>
                  <w:rPrChange w:id="700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W</w:t>
              </w:r>
            </w:ins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ins w:id="701" w:author="G012787" w:date="2026-02-04T13:11:35Z"/>
                <w:rFonts w:hint="eastAsia"/>
                <w:highlight w:val="yellow"/>
                <w:lang w:val="en-US" w:eastAsia="zh-CN"/>
                <w:rPrChange w:id="702" w:author="G012787" w:date="2026-03-03T11:23:30Z">
                  <w:rPr>
                    <w:ins w:id="703" w:author="G012787" w:date="2026-02-04T13:11:35Z"/>
                    <w:rFonts w:hint="eastAsia"/>
                    <w:lang w:val="en-US" w:eastAsia="zh-CN"/>
                  </w:rPr>
                </w:rPrChange>
              </w:rPr>
            </w:pPr>
            <w:r>
              <w:rPr>
                <w:rFonts w:hint="default"/>
                <w:highlight w:val="yellow"/>
                <w:rPrChange w:id="704" w:author="G012787" w:date="2026-03-03T11:23:30Z">
                  <w:rPr>
                    <w:rFonts w:hint="default"/>
                  </w:rPr>
                </w:rPrChange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ins w:id="705" w:author="G012787" w:date="2026-02-04T14:08:48Z"/>
                <w:rFonts w:hint="eastAsia"/>
                <w:highlight w:val="yellow"/>
                <w:lang w:val="en-US" w:eastAsia="zh-CN"/>
                <w:rPrChange w:id="706" w:author="G012787" w:date="2026-03-03T11:23:30Z">
                  <w:rPr>
                    <w:ins w:id="707" w:author="G012787" w:date="2026-02-04T14:08:48Z"/>
                    <w:rFonts w:hint="eastAsia"/>
                    <w:lang w:val="en-US" w:eastAsia="zh-CN"/>
                  </w:rPr>
                </w:rPrChange>
              </w:rPr>
            </w:pPr>
            <w:ins w:id="708" w:author="G012787" w:date="2026-02-04T14:08:48Z">
              <w:r>
                <w:rPr>
                  <w:rFonts w:hint="eastAsia"/>
                  <w:highlight w:val="yellow"/>
                  <w:lang w:val="en-US" w:eastAsia="zh-CN"/>
                  <w:rPrChange w:id="709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1--修改，0--不修改</w:t>
              </w:r>
            </w:ins>
          </w:p>
          <w:p>
            <w:pPr>
              <w:bidi w:val="0"/>
              <w:rPr>
                <w:ins w:id="710" w:author="G012787" w:date="2026-02-04T14:08:48Z"/>
                <w:rFonts w:hint="default"/>
                <w:highlight w:val="yellow"/>
                <w:lang w:val="en-US" w:eastAsia="zh-CN"/>
                <w:rPrChange w:id="711" w:author="G012787" w:date="2026-03-03T11:23:30Z">
                  <w:rPr>
                    <w:ins w:id="712" w:author="G012787" w:date="2026-02-04T14:08:48Z"/>
                    <w:rFonts w:hint="default"/>
                    <w:lang w:val="en-US" w:eastAsia="zh-CN"/>
                  </w:rPr>
                </w:rPrChange>
              </w:rPr>
            </w:pPr>
            <w:ins w:id="713" w:author="G012787" w:date="2026-02-04T14:08:48Z">
              <w:r>
                <w:rPr>
                  <w:rFonts w:hint="eastAsia"/>
                  <w:highlight w:val="yellow"/>
                  <w:lang w:val="en-US" w:eastAsia="zh-CN"/>
                  <w:rPrChange w:id="714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bit0 相对</w:t>
              </w:r>
            </w:ins>
            <w:ins w:id="715" w:author="G012787" w:date="2026-02-04T14:16:21Z">
              <w:r>
                <w:rPr>
                  <w:rFonts w:hint="eastAsia"/>
                  <w:highlight w:val="yellow"/>
                  <w:lang w:val="en-US" w:eastAsia="zh-CN"/>
                  <w:rPrChange w:id="716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低</w:t>
              </w:r>
            </w:ins>
            <w:ins w:id="717" w:author="G012787" w:date="2026-02-04T14:08:48Z">
              <w:r>
                <w:rPr>
                  <w:rFonts w:hint="eastAsia"/>
                  <w:highlight w:val="yellow"/>
                  <w:lang w:val="en-US" w:eastAsia="zh-CN"/>
                  <w:rPrChange w:id="718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压报警功能设置</w:t>
              </w:r>
            </w:ins>
          </w:p>
          <w:p>
            <w:pPr>
              <w:bidi w:val="0"/>
              <w:rPr>
                <w:ins w:id="719" w:author="G012787" w:date="2026-02-04T14:08:48Z"/>
                <w:rFonts w:hint="eastAsia"/>
                <w:highlight w:val="yellow"/>
                <w:lang w:val="en-US" w:eastAsia="zh-CN"/>
                <w:rPrChange w:id="720" w:author="G012787" w:date="2026-03-03T11:23:30Z">
                  <w:rPr>
                    <w:ins w:id="721" w:author="G012787" w:date="2026-02-04T14:08:48Z"/>
                    <w:rFonts w:hint="eastAsia"/>
                    <w:lang w:val="en-US" w:eastAsia="zh-CN"/>
                  </w:rPr>
                </w:rPrChange>
              </w:rPr>
            </w:pPr>
            <w:ins w:id="722" w:author="G012787" w:date="2026-02-04T14:08:48Z">
              <w:r>
                <w:rPr>
                  <w:rFonts w:hint="eastAsia"/>
                  <w:highlight w:val="yellow"/>
                  <w:lang w:val="en-US" w:eastAsia="zh-CN"/>
                  <w:rPrChange w:id="723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bit1 相对</w:t>
              </w:r>
            </w:ins>
            <w:ins w:id="724" w:author="G012787" w:date="2026-02-04T14:16:24Z">
              <w:r>
                <w:rPr>
                  <w:rFonts w:hint="eastAsia"/>
                  <w:highlight w:val="yellow"/>
                  <w:lang w:val="en-US" w:eastAsia="zh-CN"/>
                  <w:rPrChange w:id="725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低</w:t>
              </w:r>
            </w:ins>
            <w:ins w:id="726" w:author="G012787" w:date="2026-02-04T14:08:48Z">
              <w:r>
                <w:rPr>
                  <w:rFonts w:hint="eastAsia"/>
                  <w:highlight w:val="yellow"/>
                  <w:lang w:val="en-US" w:eastAsia="zh-CN"/>
                  <w:rPrChange w:id="727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压报警门限设置</w:t>
              </w:r>
            </w:ins>
          </w:p>
          <w:p>
            <w:pPr>
              <w:bidi w:val="0"/>
              <w:rPr>
                <w:ins w:id="728" w:author="G012787" w:date="2026-02-04T14:08:48Z"/>
                <w:rFonts w:hint="default"/>
                <w:highlight w:val="yellow"/>
                <w:lang w:val="en-US" w:eastAsia="zh-CN"/>
                <w:rPrChange w:id="729" w:author="G012787" w:date="2026-03-03T11:23:30Z">
                  <w:rPr>
                    <w:ins w:id="730" w:author="G012787" w:date="2026-02-04T14:08:48Z"/>
                    <w:rFonts w:hint="default"/>
                    <w:lang w:val="en-US" w:eastAsia="zh-CN"/>
                  </w:rPr>
                </w:rPrChange>
              </w:rPr>
            </w:pPr>
            <w:ins w:id="731" w:author="G012787" w:date="2026-02-04T14:08:48Z">
              <w:r>
                <w:rPr>
                  <w:rFonts w:hint="eastAsia"/>
                  <w:highlight w:val="yellow"/>
                  <w:lang w:val="en-US" w:eastAsia="zh-CN"/>
                  <w:rPrChange w:id="732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bit2 相对</w:t>
              </w:r>
            </w:ins>
            <w:ins w:id="733" w:author="G012787" w:date="2026-02-04T14:16:27Z">
              <w:r>
                <w:rPr>
                  <w:rFonts w:hint="eastAsia"/>
                  <w:highlight w:val="yellow"/>
                  <w:lang w:val="en-US" w:eastAsia="zh-CN"/>
                  <w:rPrChange w:id="734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低</w:t>
              </w:r>
            </w:ins>
            <w:ins w:id="735" w:author="G012787" w:date="2026-02-04T14:08:48Z">
              <w:r>
                <w:rPr>
                  <w:rFonts w:hint="eastAsia"/>
                  <w:highlight w:val="yellow"/>
                  <w:lang w:val="en-US" w:eastAsia="zh-CN"/>
                  <w:rPrChange w:id="736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压报警持续时间设置</w:t>
              </w:r>
            </w:ins>
          </w:p>
          <w:p>
            <w:pPr>
              <w:bidi w:val="0"/>
              <w:rPr>
                <w:ins w:id="737" w:author="G012787" w:date="2026-02-04T14:08:48Z"/>
                <w:rFonts w:hint="eastAsia"/>
                <w:highlight w:val="yellow"/>
                <w:lang w:val="en-US" w:eastAsia="zh-CN"/>
                <w:rPrChange w:id="738" w:author="G012787" w:date="2026-03-03T11:23:30Z">
                  <w:rPr>
                    <w:ins w:id="739" w:author="G012787" w:date="2026-02-04T14:08:48Z"/>
                    <w:rFonts w:hint="eastAsia"/>
                    <w:lang w:val="en-US" w:eastAsia="zh-CN"/>
                  </w:rPr>
                </w:rPrChange>
              </w:rPr>
            </w:pPr>
            <w:ins w:id="740" w:author="G012787" w:date="2026-02-04T14:08:48Z">
              <w:r>
                <w:rPr>
                  <w:rFonts w:hint="eastAsia"/>
                  <w:highlight w:val="yellow"/>
                  <w:lang w:val="en-US" w:eastAsia="zh-CN"/>
                  <w:rPrChange w:id="741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对应bit为0时，不操作其对应的功能；</w:t>
              </w:r>
            </w:ins>
          </w:p>
          <w:p>
            <w:pPr>
              <w:bidi w:val="0"/>
              <w:rPr>
                <w:ins w:id="742" w:author="G012787" w:date="2026-02-04T13:11:35Z"/>
                <w:rFonts w:hint="eastAsia"/>
                <w:highlight w:val="yellow"/>
                <w:lang w:val="en-US" w:eastAsia="zh-CN"/>
                <w:rPrChange w:id="743" w:author="G012787" w:date="2026-03-03T11:23:30Z">
                  <w:rPr>
                    <w:ins w:id="744" w:author="G012787" w:date="2026-02-04T13:11:35Z"/>
                    <w:rFonts w:hint="eastAsia"/>
                    <w:lang w:val="en-US" w:eastAsia="zh-CN"/>
                  </w:rPr>
                </w:rPrChange>
              </w:rPr>
            </w:pPr>
            <w:ins w:id="745" w:author="G012787" w:date="2026-02-04T14:08:48Z">
              <w:r>
                <w:rPr>
                  <w:rFonts w:hint="eastAsia"/>
                  <w:highlight w:val="yellow"/>
                  <w:lang w:val="en-US" w:eastAsia="zh-CN"/>
                  <w:rPrChange w:id="746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应答时，该字段为0。</w:t>
              </w:r>
            </w:ins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ins w:id="747" w:author="G012787" w:date="2026-02-04T13:11:35Z"/>
                <w:rFonts w:hint="default"/>
                <w:lang w:val="en-US" w:eastAsia="zh-CN"/>
              </w:rPr>
            </w:pPr>
            <w:ins w:id="748" w:author="G012787" w:date="2026-02-04T14:17:16Z">
              <w:r>
                <w:rPr>
                  <w:rFonts w:hint="default"/>
                </w:rPr>
                <w:t>√</w:t>
              </w:r>
            </w:ins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ins w:id="749" w:author="G012787" w:date="2026-02-04T13:11:35Z"/>
                <w:rFonts w:hint="default"/>
                <w:lang w:val="en-US" w:eastAsia="zh-CN"/>
              </w:rPr>
            </w:pPr>
            <w:ins w:id="750" w:author="G012787" w:date="2026-02-04T14:17:21Z">
              <w:r>
                <w:rPr>
                  <w:rFonts w:hint="eastAsia"/>
                  <w:lang w:val="en-US" w:eastAsia="zh-CN"/>
                </w:rPr>
                <w:t>-</w:t>
              </w:r>
            </w:ins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751" w:author="G012787" w:date="2026-02-04T13:11:36Z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ins w:id="752" w:author="G012787" w:date="2026-02-04T13:11:36Z"/>
                <w:rFonts w:hint="eastAsia"/>
                <w:highlight w:val="yellow"/>
                <w:lang w:val="en-US" w:eastAsia="zh-CN"/>
                <w:rPrChange w:id="753" w:author="G012787" w:date="2026-03-03T11:23:30Z">
                  <w:rPr>
                    <w:ins w:id="754" w:author="G012787" w:date="2026-02-04T13:11:36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ins w:id="755" w:author="G012787" w:date="2026-02-04T13:11:36Z"/>
                <w:rFonts w:hint="eastAsia"/>
                <w:highlight w:val="yellow"/>
                <w:lang w:val="en-US" w:eastAsia="zh-CN"/>
                <w:rPrChange w:id="756" w:author="G012787" w:date="2026-03-03T11:23:30Z">
                  <w:rPr>
                    <w:ins w:id="757" w:author="G012787" w:date="2026-02-04T13:11:36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ins w:id="758" w:author="G012787" w:date="2026-02-04T13:11:36Z"/>
                <w:rFonts w:hint="eastAsia"/>
                <w:highlight w:val="yellow"/>
                <w:lang w:val="en-US" w:eastAsia="zh-CN"/>
                <w:rPrChange w:id="759" w:author="G012787" w:date="2026-03-03T11:23:30Z">
                  <w:rPr>
                    <w:ins w:id="760" w:author="G012787" w:date="2026-02-04T13:11:36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ins w:id="761" w:author="G012787" w:date="2026-02-04T13:11:36Z"/>
                <w:rFonts w:hint="eastAsia"/>
                <w:highlight w:val="yellow"/>
                <w:lang w:val="en-US" w:eastAsia="zh-CN"/>
                <w:rPrChange w:id="762" w:author="G012787" w:date="2026-03-03T11:23:30Z">
                  <w:rPr>
                    <w:ins w:id="763" w:author="G012787" w:date="2026-02-04T13:11:36Z"/>
                    <w:rFonts w:hint="eastAsia"/>
                    <w:lang w:val="en-US" w:eastAsia="zh-CN"/>
                  </w:rPr>
                </w:rPrChange>
              </w:rPr>
            </w:pPr>
            <w:r>
              <w:rPr>
                <w:rFonts w:hint="eastAsia"/>
                <w:highlight w:val="yellow"/>
                <w:lang w:val="en-US" w:eastAsia="zh-CN"/>
                <w:rPrChange w:id="764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  <w:t>1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ins w:id="765" w:author="G012787" w:date="2026-02-04T14:08:56Z"/>
                <w:rFonts w:hint="eastAsia"/>
                <w:highlight w:val="yellow"/>
                <w:lang w:val="en-US" w:eastAsia="zh-CN"/>
                <w:rPrChange w:id="766" w:author="G012787" w:date="2026-03-03T11:23:30Z">
                  <w:rPr>
                    <w:ins w:id="767" w:author="G012787" w:date="2026-02-04T14:08:56Z"/>
                    <w:rFonts w:hint="eastAsia"/>
                    <w:lang w:val="en-US" w:eastAsia="zh-CN"/>
                  </w:rPr>
                </w:rPrChange>
              </w:rPr>
            </w:pPr>
            <w:ins w:id="768" w:author="G012787" w:date="2026-02-04T14:08:56Z">
              <w:r>
                <w:rPr>
                  <w:rFonts w:hint="eastAsia"/>
                  <w:highlight w:val="yellow"/>
                  <w:lang w:val="en-US" w:eastAsia="zh-CN"/>
                  <w:rPrChange w:id="769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相对</w:t>
              </w:r>
            </w:ins>
            <w:ins w:id="770" w:author="G012787" w:date="2026-02-04T14:16:32Z">
              <w:r>
                <w:rPr>
                  <w:rFonts w:hint="eastAsia"/>
                  <w:highlight w:val="yellow"/>
                  <w:lang w:val="en-US" w:eastAsia="zh-CN"/>
                  <w:rPrChange w:id="771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低</w:t>
              </w:r>
            </w:ins>
            <w:ins w:id="772" w:author="G012787" w:date="2026-02-04T14:08:56Z">
              <w:r>
                <w:rPr>
                  <w:rFonts w:hint="eastAsia"/>
                  <w:highlight w:val="yellow"/>
                  <w:lang w:val="en-US" w:eastAsia="zh-CN"/>
                  <w:rPrChange w:id="773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压报警功能设置:</w:t>
              </w:r>
            </w:ins>
          </w:p>
          <w:p>
            <w:pPr>
              <w:bidi w:val="0"/>
              <w:rPr>
                <w:ins w:id="774" w:author="G012787" w:date="2026-02-04T14:08:56Z"/>
                <w:rFonts w:hint="eastAsia"/>
                <w:highlight w:val="yellow"/>
                <w:lang w:val="en-US" w:eastAsia="zh-CN"/>
                <w:rPrChange w:id="775" w:author="G012787" w:date="2026-03-03T11:23:30Z">
                  <w:rPr>
                    <w:ins w:id="776" w:author="G012787" w:date="2026-02-04T14:08:56Z"/>
                    <w:rFonts w:hint="eastAsia"/>
                    <w:lang w:val="en-US" w:eastAsia="zh-CN"/>
                  </w:rPr>
                </w:rPrChange>
              </w:rPr>
            </w:pPr>
            <w:ins w:id="777" w:author="G012787" w:date="2026-02-04T14:08:56Z">
              <w:r>
                <w:rPr>
                  <w:rFonts w:hint="eastAsia"/>
                  <w:highlight w:val="yellow"/>
                  <w:lang w:val="en-US" w:eastAsia="zh-CN"/>
                  <w:rPrChange w:id="778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bit0--0功能不开启；1-功能开启</w:t>
              </w:r>
            </w:ins>
          </w:p>
          <w:p>
            <w:pPr>
              <w:bidi w:val="0"/>
              <w:rPr>
                <w:ins w:id="779" w:author="G012787" w:date="2026-02-04T14:08:56Z"/>
                <w:rFonts w:hint="eastAsia"/>
                <w:highlight w:val="yellow"/>
                <w:lang w:val="en-US" w:eastAsia="zh-CN"/>
                <w:rPrChange w:id="780" w:author="G012787" w:date="2026-03-03T11:23:30Z">
                  <w:rPr>
                    <w:ins w:id="781" w:author="G012787" w:date="2026-02-04T14:08:56Z"/>
                    <w:rFonts w:hint="eastAsia"/>
                    <w:lang w:val="en-US" w:eastAsia="zh-CN"/>
                  </w:rPr>
                </w:rPrChange>
              </w:rPr>
            </w:pPr>
            <w:ins w:id="782" w:author="G012787" w:date="2026-02-04T14:08:56Z">
              <w:r>
                <w:rPr>
                  <w:rFonts w:hint="eastAsia"/>
                  <w:highlight w:val="yellow"/>
                  <w:lang w:val="en-US" w:eastAsia="zh-CN"/>
                  <w:rPrChange w:id="783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 xml:space="preserve">bit1--0不关阀；1关阀   </w:t>
              </w:r>
            </w:ins>
          </w:p>
          <w:p>
            <w:pPr>
              <w:bidi w:val="0"/>
              <w:rPr>
                <w:ins w:id="784" w:author="G012787" w:date="2026-02-04T13:11:36Z"/>
                <w:rFonts w:hint="eastAsia"/>
                <w:highlight w:val="yellow"/>
                <w:lang w:val="en-US" w:eastAsia="zh-CN"/>
                <w:rPrChange w:id="785" w:author="G012787" w:date="2026-03-03T11:23:30Z">
                  <w:rPr>
                    <w:ins w:id="786" w:author="G012787" w:date="2026-02-04T13:11:36Z"/>
                    <w:rFonts w:hint="eastAsia"/>
                    <w:lang w:val="en-US" w:eastAsia="zh-CN"/>
                  </w:rPr>
                </w:rPrChange>
              </w:rPr>
            </w:pPr>
            <w:ins w:id="787" w:author="G012787" w:date="2026-02-04T14:08:56Z">
              <w:r>
                <w:rPr>
                  <w:rFonts w:hint="eastAsia"/>
                  <w:highlight w:val="yellow"/>
                  <w:lang w:val="en-US" w:eastAsia="zh-CN"/>
                  <w:rPrChange w:id="788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bit2--0普通关阀；1锁定关阀(bit1=0时，bit2无效；只有bit1=1时，bit2才有效，以下其他指令阀门设置都是一样的)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789" w:author="G012787" w:date="2026-02-04T13:11:36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790" w:author="G012787" w:date="2026-02-04T13:11:36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791" w:author="G012787" w:date="2026-02-04T13:11:37Z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ins w:id="792" w:author="G012787" w:date="2026-02-04T13:11:37Z"/>
                <w:rFonts w:hint="eastAsia"/>
                <w:highlight w:val="yellow"/>
                <w:lang w:val="en-US" w:eastAsia="zh-CN"/>
                <w:rPrChange w:id="793" w:author="G012787" w:date="2026-03-03T11:23:30Z">
                  <w:rPr>
                    <w:ins w:id="794" w:author="G012787" w:date="2026-02-04T13:11:37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ins w:id="795" w:author="G012787" w:date="2026-02-04T13:11:37Z"/>
                <w:rFonts w:hint="eastAsia"/>
                <w:highlight w:val="yellow"/>
                <w:lang w:val="en-US" w:eastAsia="zh-CN"/>
                <w:rPrChange w:id="796" w:author="G012787" w:date="2026-03-03T11:23:30Z">
                  <w:rPr>
                    <w:ins w:id="797" w:author="G012787" w:date="2026-02-04T13:11:37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ins w:id="798" w:author="G012787" w:date="2026-02-04T13:11:37Z"/>
                <w:rFonts w:hint="eastAsia"/>
                <w:highlight w:val="yellow"/>
                <w:lang w:val="en-US" w:eastAsia="zh-CN"/>
                <w:rPrChange w:id="799" w:author="G012787" w:date="2026-03-03T11:23:30Z">
                  <w:rPr>
                    <w:ins w:id="800" w:author="G012787" w:date="2026-02-04T13:11:37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634" w:type="dxa"/>
            <w:vAlign w:val="top"/>
          </w:tcPr>
          <w:p>
            <w:pPr>
              <w:bidi w:val="0"/>
              <w:ind w:left="0" w:leftChars="0" w:right="0" w:rightChars="0"/>
              <w:rPr>
                <w:ins w:id="801" w:author="G012787" w:date="2026-02-04T13:11:37Z"/>
                <w:rFonts w:hint="eastAsia"/>
                <w:highlight w:val="yellow"/>
                <w:lang w:val="en-US" w:eastAsia="zh-CN"/>
                <w:rPrChange w:id="802" w:author="G012787" w:date="2026-03-03T11:23:30Z">
                  <w:rPr>
                    <w:ins w:id="803" w:author="G012787" w:date="2026-02-04T13:11:37Z"/>
                    <w:rFonts w:hint="eastAsia"/>
                    <w:lang w:val="en-US" w:eastAsia="zh-CN"/>
                  </w:rPr>
                </w:rPrChange>
              </w:rPr>
            </w:pPr>
            <w:r>
              <w:rPr>
                <w:rFonts w:hint="eastAsia"/>
                <w:highlight w:val="yellow"/>
                <w:lang w:val="en-US" w:eastAsia="zh-CN"/>
                <w:rPrChange w:id="804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  <w:t>4</w:t>
            </w:r>
          </w:p>
        </w:tc>
        <w:tc>
          <w:tcPr>
            <w:tcW w:w="4956" w:type="dxa"/>
            <w:vAlign w:val="top"/>
          </w:tcPr>
          <w:p>
            <w:pPr>
              <w:bidi w:val="0"/>
              <w:rPr>
                <w:ins w:id="805" w:author="G012787" w:date="2026-02-04T14:09:02Z"/>
                <w:rFonts w:hint="eastAsia"/>
                <w:highlight w:val="yellow"/>
                <w:lang w:val="en-US" w:eastAsia="zh-CN"/>
                <w:rPrChange w:id="806" w:author="G012787" w:date="2026-03-03T11:23:30Z">
                  <w:rPr>
                    <w:ins w:id="807" w:author="G012787" w:date="2026-02-04T14:09:02Z"/>
                    <w:rFonts w:hint="eastAsia"/>
                    <w:lang w:val="en-US" w:eastAsia="zh-CN"/>
                  </w:rPr>
                </w:rPrChange>
              </w:rPr>
            </w:pPr>
            <w:ins w:id="808" w:author="G012787" w:date="2026-02-04T14:09:02Z">
              <w:r>
                <w:rPr>
                  <w:rFonts w:hint="eastAsia"/>
                  <w:highlight w:val="yellow"/>
                  <w:lang w:val="en-US" w:eastAsia="zh-CN"/>
                  <w:rPrChange w:id="809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相对</w:t>
              </w:r>
            </w:ins>
            <w:ins w:id="810" w:author="G012787" w:date="2026-02-04T14:16:38Z">
              <w:r>
                <w:rPr>
                  <w:rFonts w:hint="eastAsia"/>
                  <w:highlight w:val="yellow"/>
                  <w:lang w:val="en-US" w:eastAsia="zh-CN"/>
                  <w:rPrChange w:id="811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低</w:t>
              </w:r>
            </w:ins>
            <w:ins w:id="812" w:author="G012787" w:date="2026-02-04T14:09:02Z">
              <w:r>
                <w:rPr>
                  <w:rFonts w:hint="eastAsia"/>
                  <w:highlight w:val="yellow"/>
                  <w:lang w:val="en-US" w:eastAsia="zh-CN"/>
                  <w:rPrChange w:id="813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压报警阈值设置:</w:t>
              </w:r>
            </w:ins>
          </w:p>
          <w:p>
            <w:pPr>
              <w:bidi w:val="0"/>
              <w:rPr>
                <w:ins w:id="814" w:author="G012787" w:date="2026-02-04T14:09:02Z"/>
                <w:rFonts w:hint="eastAsia"/>
                <w:highlight w:val="yellow"/>
                <w:lang w:val="en-US" w:eastAsia="zh-CN"/>
                <w:rPrChange w:id="815" w:author="G012787" w:date="2026-03-03T11:23:30Z">
                  <w:rPr>
                    <w:ins w:id="816" w:author="G012787" w:date="2026-02-04T14:09:02Z"/>
                    <w:rFonts w:hint="eastAsia"/>
                    <w:lang w:val="en-US" w:eastAsia="zh-CN"/>
                  </w:rPr>
                </w:rPrChange>
              </w:rPr>
            </w:pPr>
            <w:ins w:id="817" w:author="G012787" w:date="2026-02-04T14:09:02Z">
              <w:r>
                <w:rPr>
                  <w:rFonts w:hint="eastAsia"/>
                  <w:highlight w:val="yellow"/>
                  <w:lang w:val="en-US" w:eastAsia="zh-CN"/>
                  <w:rPrChange w:id="818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有符号整数，低位在前，高位在后；单位：Pa。</w:t>
              </w:r>
            </w:ins>
          </w:p>
          <w:p>
            <w:pPr>
              <w:bidi w:val="0"/>
              <w:rPr>
                <w:ins w:id="819" w:author="G012787" w:date="2026-02-04T13:11:37Z"/>
                <w:rFonts w:hint="eastAsia"/>
                <w:highlight w:val="yellow"/>
                <w:lang w:val="en-US" w:eastAsia="zh-CN"/>
                <w:rPrChange w:id="820" w:author="G012787" w:date="2026-03-03T11:23:30Z">
                  <w:rPr>
                    <w:ins w:id="821" w:author="G012787" w:date="2026-02-04T13:11:37Z"/>
                    <w:rFonts w:hint="eastAsia"/>
                    <w:lang w:val="en-US" w:eastAsia="zh-CN"/>
                  </w:rPr>
                </w:rPrChange>
              </w:rPr>
            </w:pPr>
            <w:ins w:id="822" w:author="G012787" w:date="2026-02-04T14:09:02Z">
              <w:r>
                <w:rPr>
                  <w:rFonts w:hint="eastAsia"/>
                  <w:highlight w:val="yellow"/>
                  <w:lang w:val="en-US" w:eastAsia="zh-CN"/>
                  <w:rPrChange w:id="823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例如D0FB0100H，代表高压报警阈值为130000Pa。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824" w:author="G012787" w:date="2026-02-04T13:11:37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825" w:author="G012787" w:date="2026-02-04T13:11:37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  <w:ins w:id="826" w:author="G012787" w:date="2026-02-04T13:11:39Z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ins w:id="827" w:author="G012787" w:date="2026-02-04T13:11:39Z"/>
                <w:rFonts w:hint="eastAsia"/>
                <w:highlight w:val="yellow"/>
                <w:lang w:val="en-US" w:eastAsia="zh-CN"/>
                <w:rPrChange w:id="828" w:author="G012787" w:date="2026-03-03T11:23:30Z">
                  <w:rPr>
                    <w:ins w:id="829" w:author="G012787" w:date="2026-02-04T13:11:39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ins w:id="830" w:author="G012787" w:date="2026-02-04T13:11:39Z"/>
                <w:rFonts w:hint="eastAsia"/>
                <w:highlight w:val="yellow"/>
                <w:lang w:val="en-US" w:eastAsia="zh-CN"/>
                <w:rPrChange w:id="831" w:author="G012787" w:date="2026-03-03T11:23:30Z">
                  <w:rPr>
                    <w:ins w:id="832" w:author="G012787" w:date="2026-02-04T13:11:39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ins w:id="833" w:author="G012787" w:date="2026-02-04T13:11:39Z"/>
                <w:rFonts w:hint="eastAsia"/>
                <w:highlight w:val="yellow"/>
                <w:lang w:val="en-US" w:eastAsia="zh-CN"/>
                <w:rPrChange w:id="834" w:author="G012787" w:date="2026-03-03T11:23:30Z">
                  <w:rPr>
                    <w:ins w:id="835" w:author="G012787" w:date="2026-02-04T13:11:39Z"/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634" w:type="dxa"/>
            <w:tcBorders>
              <w:bottom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ins w:id="836" w:author="G012787" w:date="2026-02-04T13:11:39Z"/>
                <w:rFonts w:hint="eastAsia"/>
                <w:highlight w:val="yellow"/>
                <w:lang w:val="en-US" w:eastAsia="zh-CN"/>
                <w:rPrChange w:id="837" w:author="G012787" w:date="2026-03-03T11:23:30Z">
                  <w:rPr>
                    <w:ins w:id="838" w:author="G012787" w:date="2026-02-04T13:11:39Z"/>
                    <w:rFonts w:hint="eastAsia"/>
                    <w:lang w:val="en-US" w:eastAsia="zh-CN"/>
                  </w:rPr>
                </w:rPrChange>
              </w:rPr>
            </w:pPr>
            <w:r>
              <w:rPr>
                <w:rFonts w:hint="eastAsia"/>
                <w:highlight w:val="yellow"/>
                <w:lang w:val="en-US" w:eastAsia="zh-CN"/>
                <w:rPrChange w:id="839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  <w:t>2</w:t>
            </w:r>
          </w:p>
        </w:tc>
        <w:tc>
          <w:tcPr>
            <w:tcW w:w="4956" w:type="dxa"/>
            <w:tcBorders>
              <w:bottom w:val="single" w:color="auto" w:sz="4" w:space="0"/>
            </w:tcBorders>
            <w:vAlign w:val="top"/>
          </w:tcPr>
          <w:p>
            <w:pPr>
              <w:bidi w:val="0"/>
              <w:rPr>
                <w:ins w:id="840" w:author="G012787" w:date="2026-02-04T14:09:12Z"/>
                <w:rFonts w:hint="eastAsia"/>
                <w:highlight w:val="yellow"/>
                <w:lang w:val="en-US" w:eastAsia="zh-CN"/>
                <w:rPrChange w:id="841" w:author="G012787" w:date="2026-03-03T11:23:30Z">
                  <w:rPr>
                    <w:ins w:id="842" w:author="G012787" w:date="2026-02-04T14:09:12Z"/>
                    <w:rFonts w:hint="eastAsia"/>
                    <w:lang w:val="en-US" w:eastAsia="zh-CN"/>
                  </w:rPr>
                </w:rPrChange>
              </w:rPr>
            </w:pPr>
            <w:ins w:id="843" w:author="G012787" w:date="2026-02-04T14:09:12Z">
              <w:r>
                <w:rPr>
                  <w:rFonts w:hint="eastAsia"/>
                  <w:highlight w:val="yellow"/>
                  <w:lang w:val="en-US" w:eastAsia="zh-CN"/>
                  <w:rPrChange w:id="844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相对</w:t>
              </w:r>
            </w:ins>
            <w:ins w:id="845" w:author="G012787" w:date="2026-02-04T14:16:43Z">
              <w:r>
                <w:rPr>
                  <w:rFonts w:hint="eastAsia"/>
                  <w:highlight w:val="yellow"/>
                  <w:lang w:val="en-US" w:eastAsia="zh-CN"/>
                  <w:rPrChange w:id="846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低</w:t>
              </w:r>
            </w:ins>
            <w:ins w:id="847" w:author="G012787" w:date="2026-02-04T14:09:12Z">
              <w:r>
                <w:rPr>
                  <w:rFonts w:hint="eastAsia"/>
                  <w:highlight w:val="yellow"/>
                  <w:lang w:val="en-US" w:eastAsia="zh-CN"/>
                  <w:rPrChange w:id="848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压报警持续时间设置:</w:t>
              </w:r>
            </w:ins>
          </w:p>
          <w:p>
            <w:pPr>
              <w:bidi w:val="0"/>
              <w:rPr>
                <w:ins w:id="849" w:author="G012787" w:date="2026-02-04T13:11:39Z"/>
                <w:rFonts w:hint="eastAsia"/>
                <w:highlight w:val="yellow"/>
                <w:lang w:val="en-US" w:eastAsia="zh-CN"/>
                <w:rPrChange w:id="850" w:author="G012787" w:date="2026-03-03T11:23:30Z">
                  <w:rPr>
                    <w:ins w:id="851" w:author="G012787" w:date="2026-02-04T13:11:39Z"/>
                    <w:rFonts w:hint="eastAsia"/>
                    <w:lang w:val="en-US" w:eastAsia="zh-CN"/>
                  </w:rPr>
                </w:rPrChange>
              </w:rPr>
            </w:pPr>
            <w:ins w:id="852" w:author="G012787" w:date="2026-02-04T14:09:12Z">
              <w:r>
                <w:rPr>
                  <w:rFonts w:hint="eastAsia"/>
                  <w:highlight w:val="yellow"/>
                  <w:lang w:val="en-US" w:eastAsia="zh-CN"/>
                  <w:rPrChange w:id="853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低位在前，高位在后；</w:t>
              </w:r>
            </w:ins>
            <w:ins w:id="854" w:author="G012787" w:date="2026-02-04T14:09:12Z">
              <w:r>
                <w:rPr>
                  <w:rFonts w:hint="eastAsia"/>
                  <w:highlight w:val="yellow"/>
                  <w:rPrChange w:id="855" w:author="G012787" w:date="2026-03-03T11:23:30Z">
                    <w:rPr>
                      <w:rFonts w:hint="eastAsia"/>
                    </w:rPr>
                  </w:rPrChange>
                </w:rPr>
                <w:t>无符号整数</w:t>
              </w:r>
            </w:ins>
            <w:ins w:id="856" w:author="G012787" w:date="2026-02-04T14:09:12Z">
              <w:r>
                <w:rPr>
                  <w:rFonts w:hint="eastAsia"/>
                  <w:highlight w:val="yellow"/>
                  <w:lang w:eastAsia="zh-CN"/>
                  <w:rPrChange w:id="857" w:author="G012787" w:date="2026-03-03T11:23:30Z">
                    <w:rPr>
                      <w:rFonts w:hint="eastAsia"/>
                      <w:lang w:eastAsia="zh-CN"/>
                    </w:rPr>
                  </w:rPrChange>
                </w:rPr>
                <w:t>，</w:t>
              </w:r>
            </w:ins>
            <w:ins w:id="858" w:author="G012787" w:date="2026-02-04T14:09:12Z">
              <w:r>
                <w:rPr>
                  <w:rFonts w:hint="eastAsia"/>
                  <w:highlight w:val="yellow"/>
                  <w:lang w:val="en-US" w:eastAsia="zh-CN"/>
                  <w:rPrChange w:id="859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单位秒</w:t>
              </w:r>
            </w:ins>
            <w:ins w:id="860" w:author="G012787" w:date="2026-02-04T14:09:12Z">
              <w:r>
                <w:rPr>
                  <w:rFonts w:hint="eastAsia"/>
                  <w:highlight w:val="yellow"/>
                  <w:rPrChange w:id="861" w:author="G012787" w:date="2026-03-03T11:23:30Z">
                    <w:rPr>
                      <w:rFonts w:hint="eastAsia"/>
                    </w:rPr>
                  </w:rPrChange>
                </w:rPr>
                <w:t>。</w:t>
              </w:r>
            </w:ins>
            <w:ins w:id="862" w:author="G012787" w:date="2026-02-04T14:09:12Z">
              <w:r>
                <w:rPr>
                  <w:rFonts w:hint="eastAsia"/>
                  <w:highlight w:val="yellow"/>
                  <w:lang w:val="en-US" w:eastAsia="zh-CN"/>
                  <w:rPrChange w:id="863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该参数需大于0；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864" w:author="G012787" w:date="2026-02-04T13:11:39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ins w:id="865" w:author="G012787" w:date="2026-02-04T13:11:39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  <w:tblPrExChange w:id="866" w:author="G012787" w:date="2026-03-03T11:27:26Z">
            <w:tblPrEx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179" w:hRule="atLeast"/>
          <w:trPrChange w:id="866" w:author="G012787" w:date="2026-03-03T11:27:26Z">
            <w:trPr>
              <w:trHeight w:val="179" w:hRule="atLeast"/>
            </w:trPr>
          </w:trPrChange>
        </w:trPr>
        <w:tc>
          <w:tcPr>
            <w:tcW w:w="1183" w:type="dxa"/>
            <w:vMerge w:val="continue"/>
            <w:vAlign w:val="top"/>
            <w:tcPrChange w:id="867" w:author="G012787" w:date="2026-03-03T11:27:26Z">
              <w:tcPr>
                <w:tcW w:w="1183" w:type="dxa"/>
                <w:vMerge w:val="continue"/>
                <w:vAlign w:val="top"/>
              </w:tcPr>
            </w:tcPrChange>
          </w:tcPr>
          <w:p>
            <w:pPr>
              <w:bidi w:val="0"/>
              <w:rPr>
                <w:rFonts w:hint="eastAsia"/>
                <w:highlight w:val="yellow"/>
                <w:lang w:val="en-US" w:eastAsia="zh-CN"/>
                <w:rPrChange w:id="868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1827" w:type="dxa"/>
            <w:vMerge w:val="continue"/>
            <w:vAlign w:val="top"/>
            <w:tcPrChange w:id="869" w:author="G012787" w:date="2026-03-03T11:27:26Z">
              <w:tcPr>
                <w:tcW w:w="1827" w:type="dxa"/>
                <w:vMerge w:val="continue"/>
                <w:vAlign w:val="top"/>
              </w:tcPr>
            </w:tcPrChange>
          </w:tcPr>
          <w:p>
            <w:pPr>
              <w:bidi w:val="0"/>
              <w:rPr>
                <w:rFonts w:hint="eastAsia"/>
                <w:highlight w:val="yellow"/>
                <w:lang w:val="en-US" w:eastAsia="zh-CN"/>
                <w:rPrChange w:id="870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503" w:type="dxa"/>
            <w:vMerge w:val="continue"/>
            <w:vAlign w:val="top"/>
            <w:tcPrChange w:id="871" w:author="G012787" w:date="2026-03-03T11:27:26Z">
              <w:tcPr>
                <w:tcW w:w="503" w:type="dxa"/>
                <w:vMerge w:val="continue"/>
                <w:vAlign w:val="top"/>
              </w:tcPr>
            </w:tcPrChange>
          </w:tcPr>
          <w:p>
            <w:pPr>
              <w:bidi w:val="0"/>
              <w:rPr>
                <w:rFonts w:hint="eastAsia"/>
                <w:highlight w:val="yellow"/>
                <w:lang w:val="en-US" w:eastAsia="zh-CN"/>
                <w:rPrChange w:id="872" w:author="G012787" w:date="2026-03-03T11:23:30Z">
                  <w:rPr>
                    <w:rFonts w:hint="eastAsia"/>
                    <w:lang w:val="en-US" w:eastAsia="zh-CN"/>
                  </w:rPr>
                </w:rPrChange>
              </w:rPr>
            </w:pPr>
          </w:p>
        </w:tc>
        <w:tc>
          <w:tcPr>
            <w:tcW w:w="634" w:type="dxa"/>
            <w:tcBorders>
              <w:top w:val="single" w:color="auto" w:sz="4" w:space="0"/>
              <w:bottom w:val="single" w:color="auto" w:sz="4" w:space="0"/>
            </w:tcBorders>
            <w:vAlign w:val="top"/>
            <w:tcPrChange w:id="873" w:author="G012787" w:date="2026-03-03T11:27:26Z">
              <w:tcPr>
                <w:tcW w:w="634" w:type="dxa"/>
                <w:tcBorders>
                  <w:top w:val="single" w:color="auto" w:sz="4" w:space="0"/>
                </w:tcBorders>
                <w:vAlign w:val="top"/>
              </w:tcPr>
            </w:tcPrChange>
          </w:tcPr>
          <w:p>
            <w:pPr>
              <w:bidi w:val="0"/>
              <w:ind w:left="0" w:leftChars="0" w:right="0" w:rightChars="0"/>
              <w:rPr>
                <w:rFonts w:hint="default"/>
                <w:highlight w:val="yellow"/>
                <w:lang w:val="en-US" w:eastAsia="zh-CN"/>
                <w:rPrChange w:id="874" w:author="G012787" w:date="2026-03-03T11:23:30Z">
                  <w:rPr>
                    <w:rFonts w:hint="default"/>
                    <w:lang w:val="en-US" w:eastAsia="zh-CN"/>
                  </w:rPr>
                </w:rPrChange>
              </w:rPr>
            </w:pPr>
            <w:ins w:id="875" w:author="escx" w:date="2026-03-03T10:04:57Z">
              <w:r>
                <w:rPr>
                  <w:rFonts w:hint="eastAsia"/>
                  <w:highlight w:val="yellow"/>
                  <w:lang w:val="en-US" w:eastAsia="zh-CN"/>
                  <w:rPrChange w:id="876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20</w:t>
              </w:r>
            </w:ins>
          </w:p>
        </w:tc>
        <w:tc>
          <w:tcPr>
            <w:tcW w:w="4956" w:type="dxa"/>
            <w:tcBorders>
              <w:top w:val="single" w:color="auto" w:sz="4" w:space="0"/>
              <w:bottom w:val="single" w:color="auto" w:sz="4" w:space="0"/>
            </w:tcBorders>
            <w:vAlign w:val="top"/>
            <w:tcPrChange w:id="877" w:author="G012787" w:date="2026-03-03T11:27:26Z">
              <w:tcPr>
                <w:tcW w:w="4956" w:type="dxa"/>
                <w:tcBorders>
                  <w:top w:val="single" w:color="auto" w:sz="4" w:space="0"/>
                </w:tcBorders>
                <w:vAlign w:val="top"/>
              </w:tcPr>
            </w:tcPrChange>
          </w:tcPr>
          <w:p>
            <w:pPr>
              <w:bidi w:val="0"/>
              <w:rPr>
                <w:rFonts w:hint="default"/>
                <w:highlight w:val="yellow"/>
                <w:lang w:val="en-US" w:eastAsia="zh-CN"/>
                <w:rPrChange w:id="878" w:author="G012787" w:date="2026-03-03T11:23:30Z">
                  <w:rPr>
                    <w:rFonts w:hint="default"/>
                    <w:lang w:val="en-US" w:eastAsia="zh-CN"/>
                  </w:rPr>
                </w:rPrChange>
              </w:rPr>
            </w:pPr>
            <w:ins w:id="879" w:author="escx" w:date="2026-03-03T10:05:04Z">
              <w:r>
                <w:rPr>
                  <w:rFonts w:hint="eastAsia"/>
                  <w:highlight w:val="yellow"/>
                  <w:lang w:val="en-US" w:eastAsia="zh-CN"/>
                  <w:rPrChange w:id="880" w:author="G012787" w:date="2026-03-03T11:23:30Z">
                    <w:rPr>
                      <w:rFonts w:hint="eastAsia"/>
                      <w:lang w:val="en-US" w:eastAsia="zh-CN"/>
                    </w:rPr>
                  </w:rPrChange>
                </w:rPr>
                <w:t>预留</w:t>
              </w:r>
            </w:ins>
          </w:p>
        </w:tc>
        <w:tc>
          <w:tcPr>
            <w:tcW w:w="480" w:type="dxa"/>
            <w:vMerge w:val="continue"/>
            <w:vAlign w:val="top"/>
            <w:tcPrChange w:id="881" w:author="G012787" w:date="2026-03-03T11:27:26Z">
              <w:tcPr>
                <w:tcW w:w="480" w:type="dxa"/>
                <w:vMerge w:val="continue"/>
                <w:vAlign w:val="top"/>
              </w:tcPr>
            </w:tcPrChange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  <w:tcPrChange w:id="882" w:author="G012787" w:date="2026-03-03T11:27:26Z">
              <w:tcPr>
                <w:tcW w:w="480" w:type="dxa"/>
                <w:vMerge w:val="continue"/>
                <w:vAlign w:val="top"/>
              </w:tcPr>
            </w:tcPrChange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ins w:id="883" w:author="G012787" w:date="2026-03-03T11:27:26Z"/>
        </w:trPr>
        <w:tc>
          <w:tcPr>
            <w:tcW w:w="1183" w:type="dxa"/>
            <w:vMerge w:val="restart"/>
            <w:vAlign w:val="top"/>
          </w:tcPr>
          <w:p>
            <w:pPr>
              <w:bidi w:val="0"/>
              <w:rPr>
                <w:ins w:id="884" w:author="G012787" w:date="2026-03-03T11:27:26Z"/>
                <w:rFonts w:hint="default"/>
                <w:highlight w:val="yellow"/>
                <w:lang w:val="en-US" w:eastAsia="zh-CN"/>
              </w:rPr>
            </w:pPr>
            <w:ins w:id="885" w:author="G012787" w:date="2026-03-03T11:27:30Z">
              <w:r>
                <w:rPr>
                  <w:rFonts w:hint="eastAsia"/>
                  <w:highlight w:val="yellow"/>
                  <w:lang w:val="en-US" w:eastAsia="zh-CN"/>
                </w:rPr>
                <w:t>2</w:t>
              </w:r>
            </w:ins>
            <w:ins w:id="886" w:author="G012787" w:date="2026-03-03T11:27:32Z">
              <w:r>
                <w:rPr>
                  <w:rFonts w:hint="eastAsia"/>
                  <w:highlight w:val="yellow"/>
                  <w:lang w:val="en-US" w:eastAsia="zh-CN"/>
                </w:rPr>
                <w:t>1</w:t>
              </w:r>
            </w:ins>
            <w:ins w:id="887" w:author="G012787" w:date="2026-03-03T11:27:34Z">
              <w:r>
                <w:rPr>
                  <w:rFonts w:hint="eastAsia"/>
                  <w:highlight w:val="yellow"/>
                  <w:lang w:val="en-US" w:eastAsia="zh-CN"/>
                </w:rPr>
                <w:t>0</w:t>
              </w:r>
            </w:ins>
            <w:ins w:id="888" w:author="G012787" w:date="2026-03-03T11:27:35Z">
              <w:r>
                <w:rPr>
                  <w:rFonts w:hint="eastAsia"/>
                  <w:highlight w:val="yellow"/>
                  <w:lang w:val="en-US" w:eastAsia="zh-CN"/>
                </w:rPr>
                <w:t>FH</w:t>
              </w:r>
            </w:ins>
          </w:p>
        </w:tc>
        <w:tc>
          <w:tcPr>
            <w:tcW w:w="1827" w:type="dxa"/>
            <w:vMerge w:val="restart"/>
            <w:vAlign w:val="top"/>
          </w:tcPr>
          <w:p>
            <w:pPr>
              <w:bidi w:val="0"/>
              <w:rPr>
                <w:ins w:id="889" w:author="G012787" w:date="2026-03-03T11:27:26Z"/>
                <w:rFonts w:hint="default"/>
                <w:highlight w:val="yellow"/>
                <w:lang w:val="en-US" w:eastAsia="zh-CN"/>
              </w:rPr>
            </w:pPr>
            <w:ins w:id="890" w:author="G012787" w:date="2026-03-03T11:27:51Z">
              <w:r>
                <w:rPr>
                  <w:rFonts w:hint="eastAsia"/>
                  <w:highlight w:val="yellow"/>
                  <w:lang w:val="en-US" w:eastAsia="zh-CN"/>
                </w:rPr>
                <w:t>压力传感器超期未校准</w:t>
              </w:r>
            </w:ins>
            <w:ins w:id="891" w:author="G012787" w:date="2026-03-03T11:27:55Z">
              <w:r>
                <w:rPr>
                  <w:rFonts w:hint="eastAsia"/>
                  <w:highlight w:val="yellow"/>
                  <w:lang w:val="en-US" w:eastAsia="zh-CN"/>
                </w:rPr>
                <w:t>参数</w:t>
              </w:r>
            </w:ins>
            <w:ins w:id="892" w:author="G012787" w:date="2026-03-03T11:28:00Z">
              <w:r>
                <w:rPr>
                  <w:rFonts w:hint="eastAsia"/>
                  <w:highlight w:val="yellow"/>
                  <w:lang w:val="en-US" w:eastAsia="zh-CN"/>
                </w:rPr>
                <w:t>设置</w:t>
              </w:r>
            </w:ins>
          </w:p>
        </w:tc>
        <w:tc>
          <w:tcPr>
            <w:tcW w:w="503" w:type="dxa"/>
            <w:vMerge w:val="restart"/>
            <w:vAlign w:val="top"/>
          </w:tcPr>
          <w:p>
            <w:pPr>
              <w:bidi w:val="0"/>
              <w:rPr>
                <w:ins w:id="893" w:author="G012787" w:date="2026-03-03T11:27:26Z"/>
                <w:rFonts w:hint="default"/>
                <w:highlight w:val="yellow"/>
                <w:lang w:val="en-US" w:eastAsia="zh-CN"/>
              </w:rPr>
            </w:pPr>
            <w:ins w:id="894" w:author="G012787" w:date="2026-03-03T11:28:04Z">
              <w:r>
                <w:rPr>
                  <w:rFonts w:hint="eastAsia"/>
                  <w:highlight w:val="yellow"/>
                  <w:lang w:val="en-US" w:eastAsia="zh-CN"/>
                </w:rPr>
                <w:t>R</w:t>
              </w:r>
            </w:ins>
            <w:ins w:id="895" w:author="G012787" w:date="2026-03-03T11:28:05Z">
              <w:r>
                <w:rPr>
                  <w:rFonts w:hint="eastAsia"/>
                  <w:highlight w:val="yellow"/>
                  <w:lang w:val="en-US" w:eastAsia="zh-CN"/>
                </w:rPr>
                <w:t>W</w:t>
              </w:r>
            </w:ins>
          </w:p>
        </w:tc>
        <w:tc>
          <w:tcPr>
            <w:tcW w:w="634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ins w:id="896" w:author="G012787" w:date="2026-03-03T11:27:26Z"/>
                <w:rFonts w:hint="default"/>
                <w:highlight w:val="yellow"/>
                <w:lang w:val="en-US" w:eastAsia="zh-CN"/>
              </w:rPr>
            </w:pPr>
            <w:ins w:id="897" w:author="G012787" w:date="2026-03-03T11:29:40Z">
              <w:r>
                <w:rPr>
                  <w:rFonts w:hint="eastAsia"/>
                  <w:highlight w:val="yellow"/>
                  <w:lang w:val="en-US" w:eastAsia="zh-CN"/>
                </w:rPr>
                <w:t>1</w:t>
              </w:r>
            </w:ins>
          </w:p>
        </w:tc>
        <w:tc>
          <w:tcPr>
            <w:tcW w:w="4956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bidi w:val="0"/>
              <w:rPr>
                <w:ins w:id="898" w:author="G012787" w:date="2026-03-03T11:32:17Z"/>
                <w:rFonts w:hint="eastAsia"/>
                <w:highlight w:val="yellow"/>
                <w:lang w:val="en-US" w:eastAsia="zh-CN"/>
              </w:rPr>
            </w:pPr>
            <w:ins w:id="899" w:author="G012787" w:date="2026-03-03T11:32:17Z">
              <w:r>
                <w:rPr>
                  <w:rFonts w:hint="eastAsia"/>
                  <w:highlight w:val="yellow"/>
                  <w:lang w:val="en-US" w:eastAsia="zh-CN"/>
                </w:rPr>
                <w:t>1--修改，0--不修改</w:t>
              </w:r>
            </w:ins>
          </w:p>
          <w:p>
            <w:pPr>
              <w:bidi w:val="0"/>
              <w:rPr>
                <w:ins w:id="900" w:author="G012787" w:date="2026-03-03T11:27:26Z"/>
                <w:rFonts w:hint="default"/>
                <w:highlight w:val="yellow"/>
                <w:lang w:val="en-US" w:eastAsia="zh-CN"/>
              </w:rPr>
            </w:pPr>
            <w:ins w:id="901" w:author="G012787" w:date="2026-03-03T11:32:17Z">
              <w:r>
                <w:rPr>
                  <w:rFonts w:hint="eastAsia"/>
                  <w:highlight w:val="yellow"/>
                  <w:lang w:val="en-US" w:eastAsia="zh-CN"/>
                </w:rPr>
                <w:t xml:space="preserve">bit0 </w:t>
              </w:r>
            </w:ins>
            <w:ins w:id="902" w:author="G012787" w:date="2026-03-03T11:32:50Z">
              <w:r>
                <w:rPr>
                  <w:rFonts w:hint="eastAsia"/>
                  <w:highlight w:val="yellow"/>
                  <w:lang w:val="en-US" w:eastAsia="zh-CN"/>
                </w:rPr>
                <w:t>压力传感器超期未校准时间门限</w:t>
              </w:r>
            </w:ins>
            <w:ins w:id="903" w:author="G012787" w:date="2026-03-03T11:33:00Z">
              <w:r>
                <w:rPr>
                  <w:rFonts w:hint="eastAsia"/>
                  <w:highlight w:val="yellow"/>
                  <w:lang w:val="en-US" w:eastAsia="zh-CN"/>
                </w:rPr>
                <w:t>设置</w:t>
              </w:r>
            </w:ins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ins w:id="904" w:author="G012787" w:date="2026-03-03T11:27:26Z"/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restart"/>
            <w:vAlign w:val="top"/>
          </w:tcPr>
          <w:p>
            <w:pPr>
              <w:bidi w:val="0"/>
              <w:rPr>
                <w:ins w:id="905" w:author="G012787" w:date="2026-03-03T11:27:26Z"/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183" w:type="dxa"/>
            <w:vMerge w:val="continue"/>
            <w:vAlign w:val="top"/>
          </w:tcPr>
          <w:p>
            <w:pPr>
              <w:bidi w:val="0"/>
              <w:rPr>
                <w:rFonts w:hint="eastAsia"/>
                <w:highlight w:val="yellow"/>
                <w:lang w:val="en-US" w:eastAsia="zh-CN"/>
              </w:rPr>
            </w:pPr>
          </w:p>
        </w:tc>
        <w:tc>
          <w:tcPr>
            <w:tcW w:w="1827" w:type="dxa"/>
            <w:vMerge w:val="continue"/>
            <w:vAlign w:val="top"/>
          </w:tcPr>
          <w:p>
            <w:pPr>
              <w:bidi w:val="0"/>
              <w:rPr>
                <w:rFonts w:hint="eastAsia"/>
                <w:highlight w:val="yellow"/>
                <w:lang w:val="en-US" w:eastAsia="zh-CN"/>
              </w:rPr>
            </w:pPr>
          </w:p>
        </w:tc>
        <w:tc>
          <w:tcPr>
            <w:tcW w:w="503" w:type="dxa"/>
            <w:vMerge w:val="continue"/>
            <w:vAlign w:val="top"/>
          </w:tcPr>
          <w:p>
            <w:pPr>
              <w:bidi w:val="0"/>
              <w:rPr>
                <w:rFonts w:hint="eastAsia"/>
                <w:highlight w:val="yellow"/>
                <w:lang w:val="en-US" w:eastAsia="zh-CN"/>
              </w:rPr>
            </w:pPr>
          </w:p>
        </w:tc>
        <w:tc>
          <w:tcPr>
            <w:tcW w:w="634" w:type="dxa"/>
            <w:tcBorders>
              <w:top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highlight w:val="yellow"/>
                <w:lang w:val="en-US" w:eastAsia="zh-CN"/>
              </w:rPr>
            </w:pPr>
            <w:ins w:id="906" w:author="G012787" w:date="2026-03-03T11:33:28Z">
              <w:r>
                <w:rPr>
                  <w:rFonts w:hint="eastAsia"/>
                  <w:highlight w:val="yellow"/>
                  <w:lang w:val="en-US" w:eastAsia="zh-CN"/>
                </w:rPr>
                <w:t>1</w:t>
              </w:r>
            </w:ins>
          </w:p>
        </w:tc>
        <w:tc>
          <w:tcPr>
            <w:tcW w:w="4956" w:type="dxa"/>
            <w:tcBorders>
              <w:top w:val="single" w:color="auto" w:sz="4" w:space="0"/>
            </w:tcBorders>
            <w:vAlign w:val="top"/>
          </w:tcPr>
          <w:p>
            <w:pPr>
              <w:bidi w:val="0"/>
              <w:rPr>
                <w:ins w:id="907" w:author="G012787" w:date="2026-03-03T11:37:36Z"/>
                <w:rFonts w:hint="eastAsia"/>
                <w:highlight w:val="yellow"/>
                <w:lang w:val="en-US" w:eastAsia="zh-CN"/>
                <w:rPrChange w:id="908" w:author="G012787" w:date="2026-03-03T11:39:11Z">
                  <w:rPr>
                    <w:ins w:id="909" w:author="G012787" w:date="2026-03-03T11:37:36Z"/>
                    <w:rFonts w:hint="eastAsia"/>
                    <w:lang w:val="en-US" w:eastAsia="zh-CN"/>
                  </w:rPr>
                </w:rPrChange>
              </w:rPr>
            </w:pPr>
            <w:ins w:id="910" w:author="G012787" w:date="2026-03-03T11:37:09Z">
              <w:r>
                <w:rPr>
                  <w:rFonts w:hint="eastAsia"/>
                  <w:highlight w:val="yellow"/>
                  <w:lang w:val="en-US" w:eastAsia="zh-CN"/>
                  <w:rPrChange w:id="911" w:author="G012787" w:date="2026-03-03T11:39:11Z">
                    <w:rPr>
                      <w:rFonts w:hint="eastAsia"/>
                      <w:lang w:val="en-US" w:eastAsia="zh-CN"/>
                    </w:rPr>
                  </w:rPrChange>
                </w:rPr>
                <w:t>压力传感器超期未校准时间门限</w:t>
              </w:r>
            </w:ins>
            <w:ins w:id="912" w:author="G012787" w:date="2026-03-03T11:37:22Z">
              <w:r>
                <w:rPr>
                  <w:rFonts w:hint="eastAsia"/>
                  <w:highlight w:val="yellow"/>
                  <w:lang w:val="en-US" w:eastAsia="zh-CN"/>
                  <w:rPrChange w:id="913" w:author="G012787" w:date="2026-03-03T11:39:11Z">
                    <w:rPr>
                      <w:rFonts w:hint="eastAsia"/>
                      <w:lang w:val="en-US" w:eastAsia="zh-CN"/>
                    </w:rPr>
                  </w:rPrChange>
                </w:rPr>
                <w:t>；</w:t>
              </w:r>
            </w:ins>
            <w:ins w:id="914" w:author="G012787" w:date="2026-03-03T11:37:23Z">
              <w:r>
                <w:rPr>
                  <w:rFonts w:hint="eastAsia"/>
                  <w:highlight w:val="yellow"/>
                  <w:lang w:val="en-US" w:eastAsia="zh-CN"/>
                  <w:rPrChange w:id="915" w:author="G012787" w:date="2026-03-03T11:39:11Z">
                    <w:rPr>
                      <w:rFonts w:hint="eastAsia"/>
                      <w:lang w:val="en-US" w:eastAsia="zh-CN"/>
                    </w:rPr>
                  </w:rPrChange>
                </w:rPr>
                <w:t>单位</w:t>
              </w:r>
            </w:ins>
            <w:ins w:id="916" w:author="G012787" w:date="2026-03-03T11:37:26Z">
              <w:r>
                <w:rPr>
                  <w:rFonts w:hint="eastAsia"/>
                  <w:highlight w:val="yellow"/>
                  <w:lang w:val="en-US" w:eastAsia="zh-CN"/>
                  <w:rPrChange w:id="917" w:author="G012787" w:date="2026-03-03T11:39:11Z">
                    <w:rPr>
                      <w:rFonts w:hint="eastAsia"/>
                      <w:lang w:val="en-US" w:eastAsia="zh-CN"/>
                    </w:rPr>
                  </w:rPrChange>
                </w:rPr>
                <w:t>：</w:t>
              </w:r>
            </w:ins>
            <w:ins w:id="918" w:author="G012787" w:date="2026-03-03T11:37:30Z">
              <w:r>
                <w:rPr>
                  <w:rFonts w:hint="eastAsia"/>
                  <w:highlight w:val="yellow"/>
                  <w:lang w:val="en-US" w:eastAsia="zh-CN"/>
                  <w:rPrChange w:id="919" w:author="G012787" w:date="2026-03-03T11:39:11Z">
                    <w:rPr>
                      <w:rFonts w:hint="eastAsia"/>
                      <w:lang w:val="en-US" w:eastAsia="zh-CN"/>
                    </w:rPr>
                  </w:rPrChange>
                </w:rPr>
                <w:t>月</w:t>
              </w:r>
            </w:ins>
            <w:ins w:id="920" w:author="G012787" w:date="2026-03-03T11:37:31Z">
              <w:r>
                <w:rPr>
                  <w:rFonts w:hint="eastAsia"/>
                  <w:highlight w:val="yellow"/>
                  <w:lang w:val="en-US" w:eastAsia="zh-CN"/>
                  <w:rPrChange w:id="921" w:author="G012787" w:date="2026-03-03T11:39:11Z">
                    <w:rPr>
                      <w:rFonts w:hint="eastAsia"/>
                      <w:lang w:val="en-US" w:eastAsia="zh-CN"/>
                    </w:rPr>
                  </w:rPrChange>
                </w:rPr>
                <w:t>；</w:t>
              </w:r>
            </w:ins>
          </w:p>
          <w:p>
            <w:pPr>
              <w:pStyle w:val="2"/>
              <w:rPr>
                <w:rFonts w:hint="default"/>
                <w:sz w:val="22"/>
                <w:szCs w:val="22"/>
                <w:highlight w:val="yellow"/>
                <w:lang w:val="en-US" w:eastAsia="zh-CN"/>
              </w:rPr>
            </w:pPr>
            <w:ins w:id="922" w:author="G012787" w:date="2026-03-03T11:37:37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默认</w:t>
              </w:r>
            </w:ins>
            <w:ins w:id="923" w:author="G012787" w:date="2026-03-03T11:38:02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：</w:t>
              </w:r>
            </w:ins>
            <w:ins w:id="924" w:author="G012787" w:date="2026-03-03T11:37:55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0</w:t>
              </w:r>
            </w:ins>
            <w:ins w:id="925" w:author="G012787" w:date="2026-03-03T11:37:57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月</w:t>
              </w:r>
            </w:ins>
            <w:ins w:id="926" w:author="G012787" w:date="2026-03-03T11:38:05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（</w:t>
              </w:r>
            </w:ins>
            <w:ins w:id="927" w:author="G012787" w:date="2026-03-03T11:38:44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0</w:t>
              </w:r>
            </w:ins>
            <w:ins w:id="928" w:author="G012787" w:date="2026-03-03T11:38:47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-</w:t>
              </w:r>
            </w:ins>
            <w:ins w:id="929" w:author="G012787" w:date="2026-03-03T11:38:06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关闭</w:t>
              </w:r>
            </w:ins>
            <w:ins w:id="930" w:author="G012787" w:date="2026-03-03T11:38:10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超期</w:t>
              </w:r>
            </w:ins>
            <w:ins w:id="931" w:author="G012787" w:date="2026-03-03T11:38:11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未</w:t>
              </w:r>
            </w:ins>
            <w:ins w:id="932" w:author="G012787" w:date="2026-03-03T11:38:13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校准</w:t>
              </w:r>
            </w:ins>
            <w:ins w:id="933" w:author="G012787" w:date="2026-03-03T11:38:15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报警</w:t>
              </w:r>
            </w:ins>
            <w:ins w:id="934" w:author="G012787" w:date="2026-03-03T11:38:16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功能</w:t>
              </w:r>
            </w:ins>
            <w:ins w:id="935" w:author="G012787" w:date="2026-03-03T11:38:49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，</w:t>
              </w:r>
            </w:ins>
            <w:ins w:id="936" w:author="G012787" w:date="2026-03-03T11:38:50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非</w:t>
              </w:r>
            </w:ins>
            <w:ins w:id="937" w:author="G012787" w:date="2026-03-03T11:38:51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0</w:t>
              </w:r>
            </w:ins>
            <w:ins w:id="938" w:author="G012787" w:date="2026-03-03T11:38:52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-</w:t>
              </w:r>
            </w:ins>
            <w:ins w:id="939" w:author="G012787" w:date="2026-03-03T11:38:57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开启</w:t>
              </w:r>
            </w:ins>
            <w:ins w:id="940" w:author="G012787" w:date="2026-03-03T11:38:59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超期</w:t>
              </w:r>
            </w:ins>
            <w:ins w:id="941" w:author="G012787" w:date="2026-03-03T11:39:01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未</w:t>
              </w:r>
            </w:ins>
            <w:ins w:id="942" w:author="G012787" w:date="2026-03-03T11:39:02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校准</w:t>
              </w:r>
            </w:ins>
            <w:ins w:id="943" w:author="G012787" w:date="2026-03-03T11:39:03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报警</w:t>
              </w:r>
            </w:ins>
            <w:ins w:id="944" w:author="G012787" w:date="2026-03-03T11:39:04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功能</w:t>
              </w:r>
            </w:ins>
            <w:ins w:id="945" w:author="G012787" w:date="2026-03-03T11:38:05Z">
              <w:r>
                <w:rPr>
                  <w:rFonts w:hint="eastAsia"/>
                  <w:sz w:val="22"/>
                  <w:szCs w:val="22"/>
                  <w:highlight w:val="yellow"/>
                  <w:lang w:val="en-US" w:eastAsia="zh-CN"/>
                </w:rPr>
                <w:t>）</w:t>
              </w:r>
            </w:ins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80" w:type="dxa"/>
            <w:vMerge w:val="continue"/>
            <w:vAlign w:val="top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>
      <w:pPr>
        <w:pStyle w:val="2"/>
        <w:spacing w:before="9"/>
        <w:rPr>
          <w:rFonts w:hint="default" w:ascii="Arial" w:hAnsi="Arial" w:eastAsia="宋体" w:cs="Arial"/>
          <w:sz w:val="15"/>
          <w:highlight w:val="none"/>
        </w:rPr>
      </w:pPr>
    </w:p>
    <w:p>
      <w:pPr>
        <w:spacing w:after="0"/>
        <w:rPr>
          <w:rFonts w:hint="eastAsia" w:ascii="Arial" w:hAnsi="Arial" w:cs="Arial"/>
          <w:highlight w:val="none"/>
          <w:lang w:val="en-US" w:eastAsia="zh-CN"/>
        </w:rPr>
      </w:pPr>
    </w:p>
    <w:p>
      <w:pPr>
        <w:spacing w:after="0"/>
        <w:rPr>
          <w:rFonts w:hint="default" w:ascii="Arial" w:hAnsi="Arial" w:cs="Arial"/>
          <w:highlight w:val="none"/>
          <w:lang w:val="en-US" w:eastAsia="zh-CN"/>
        </w:rPr>
        <w:sectPr>
          <w:pgSz w:w="11910" w:h="16850"/>
          <w:pgMar w:top="1080" w:right="520" w:bottom="1200" w:left="1180" w:header="864" w:footer="1006" w:gutter="0"/>
          <w:cols w:space="720" w:num="1"/>
        </w:sectPr>
      </w:pPr>
      <w:r>
        <w:rPr>
          <w:rFonts w:hint="eastAsia" w:ascii="Arial" w:hAnsi="Arial" w:cs="Arial"/>
          <w:highlight w:val="none"/>
          <w:lang w:val="en-US" w:eastAsia="zh-CN"/>
        </w:rPr>
        <w:t>备注：对于协议中设置的不支持的参数、不在限定范围内的参数，终端返回错误码0007写参数值非法。</w:t>
      </w:r>
    </w:p>
    <w:p>
      <w:pPr>
        <w:pStyle w:val="2"/>
        <w:spacing w:before="4"/>
        <w:rPr>
          <w:rFonts w:hint="default" w:ascii="Arial" w:hAnsi="Arial" w:eastAsia="宋体" w:cs="Arial"/>
          <w:sz w:val="17"/>
          <w:highlight w:val="none"/>
        </w:rPr>
      </w:pPr>
    </w:p>
    <w:p>
      <w:pPr>
        <w:pStyle w:val="6"/>
        <w:bidi w:val="0"/>
        <w:rPr>
          <w:rFonts w:hint="default"/>
          <w:sz w:val="18"/>
          <w:szCs w:val="15"/>
        </w:rPr>
      </w:pPr>
      <w:bookmarkStart w:id="124" w:name="_bookmark41"/>
      <w:bookmarkEnd w:id="124"/>
      <w:r>
        <w:rPr>
          <w:rFonts w:hint="eastAsia"/>
          <w:sz w:val="18"/>
          <w:szCs w:val="15"/>
          <w:lang w:val="en-US" w:eastAsia="zh-CN"/>
        </w:rPr>
        <w:t>A.4</w:t>
      </w:r>
      <w:r>
        <w:rPr>
          <w:rFonts w:hint="default"/>
          <w:sz w:val="18"/>
          <w:szCs w:val="15"/>
        </w:rPr>
        <w:t>数据集</w:t>
      </w:r>
    </w:p>
    <w:p>
      <w:pPr>
        <w:pStyle w:val="2"/>
        <w:rPr>
          <w:rFonts w:hint="default" w:ascii="Arial" w:hAnsi="Arial" w:eastAsia="宋体" w:cs="Arial"/>
          <w:sz w:val="27"/>
          <w:highlight w:val="none"/>
        </w:rPr>
      </w:pPr>
    </w:p>
    <w:p>
      <w:pPr>
        <w:pStyle w:val="2"/>
        <w:spacing w:line="280" w:lineRule="auto"/>
        <w:ind w:left="622" w:right="1244" w:firstLine="420"/>
        <w:jc w:val="both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数据集数据对象时多种数据对象的集合，相关数据对象的定义参考A.1，A.2，A.3。无</w:t>
      </w:r>
      <w:r>
        <w:rPr>
          <w:rFonts w:hint="default" w:ascii="Arial" w:hAnsi="Arial" w:eastAsia="宋体" w:cs="Arial"/>
          <w:spacing w:val="-2"/>
          <w:highlight w:val="none"/>
        </w:rPr>
        <w:t>特殊定义，数据上报、下发、写请求格式与读应答格式相同。读请求数据域没有数据。写请</w:t>
      </w:r>
      <w:r>
        <w:rPr>
          <w:rFonts w:hint="default" w:ascii="Arial" w:hAnsi="Arial" w:eastAsia="宋体" w:cs="Arial"/>
          <w:highlight w:val="none"/>
        </w:rPr>
        <w:t>求应答2字节错误码（参考“</w:t>
      </w:r>
      <w:r>
        <w:rPr>
          <w:rFonts w:hint="default" w:ascii="Arial" w:hAnsi="Arial" w:eastAsia="宋体" w:cs="Arial"/>
          <w:highlight w:val="none"/>
        </w:rPr>
        <w:fldChar w:fldCharType="begin"/>
      </w:r>
      <w:r>
        <w:rPr>
          <w:rFonts w:hint="default" w:ascii="Arial" w:hAnsi="Arial" w:eastAsia="宋体" w:cs="Arial"/>
          <w:highlight w:val="none"/>
        </w:rPr>
        <w:instrText xml:space="preserve"> HYPERLINK \l "_bookmark35" </w:instrText>
      </w:r>
      <w:r>
        <w:rPr>
          <w:rFonts w:hint="default" w:ascii="Arial" w:hAnsi="Arial" w:eastAsia="宋体" w:cs="Arial"/>
          <w:highlight w:val="none"/>
        </w:rPr>
        <w:fldChar w:fldCharType="separate"/>
      </w:r>
      <w:r>
        <w:rPr>
          <w:rFonts w:hint="default" w:ascii="Arial" w:hAnsi="Arial" w:eastAsia="宋体" w:cs="Arial"/>
          <w:highlight w:val="none"/>
        </w:rPr>
        <w:t>错误码</w:t>
      </w:r>
      <w:r>
        <w:rPr>
          <w:rFonts w:hint="default" w:ascii="Arial" w:hAnsi="Arial" w:eastAsia="宋体" w:cs="Arial"/>
          <w:highlight w:val="none"/>
        </w:rPr>
        <w:fldChar w:fldCharType="end"/>
      </w:r>
      <w:r>
        <w:rPr>
          <w:rFonts w:hint="default" w:ascii="Arial" w:hAnsi="Arial" w:eastAsia="宋体" w:cs="Arial"/>
          <w:highlight w:val="none"/>
        </w:rPr>
        <w:t>”一节)。是否支持读写在表格中“读写”字段说明。</w:t>
      </w:r>
    </w:p>
    <w:p>
      <w:pPr>
        <w:spacing w:before="172"/>
        <w:ind w:left="2463" w:right="3103" w:firstLine="0"/>
        <w:jc w:val="center"/>
        <w:rPr>
          <w:rFonts w:hint="default" w:ascii="Arial" w:hAnsi="Arial" w:eastAsia="宋体" w:cs="Arial"/>
          <w:sz w:val="19"/>
          <w:highlight w:val="none"/>
        </w:rPr>
      </w:pPr>
      <w:r>
        <w:rPr>
          <w:rFonts w:hint="default" w:ascii="Arial" w:hAnsi="Arial" w:eastAsia="宋体" w:cs="Arial"/>
          <w:spacing w:val="-11"/>
          <w:sz w:val="19"/>
          <w:highlight w:val="none"/>
        </w:rPr>
        <w:t xml:space="preserve">表 </w:t>
      </w:r>
      <w:r>
        <w:rPr>
          <w:rFonts w:hint="default" w:ascii="Arial" w:hAnsi="Arial" w:eastAsia="宋体" w:cs="Arial"/>
          <w:sz w:val="19"/>
          <w:highlight w:val="none"/>
        </w:rPr>
        <w:t>A.4</w:t>
      </w:r>
      <w:r>
        <w:rPr>
          <w:rFonts w:hint="default" w:ascii="Arial" w:hAnsi="Arial" w:eastAsia="宋体" w:cs="Arial"/>
          <w:spacing w:val="76"/>
          <w:sz w:val="19"/>
          <w:highlight w:val="none"/>
        </w:rPr>
        <w:t xml:space="preserve"> </w:t>
      </w:r>
      <w:r>
        <w:rPr>
          <w:rFonts w:hint="default" w:ascii="Arial" w:hAnsi="Arial" w:eastAsia="宋体" w:cs="Arial"/>
          <w:spacing w:val="15"/>
          <w:sz w:val="19"/>
          <w:highlight w:val="none"/>
        </w:rPr>
        <w:t>数据集数据对象</w:t>
      </w:r>
    </w:p>
    <w:p>
      <w:pPr>
        <w:pStyle w:val="2"/>
        <w:spacing w:before="7"/>
        <w:rPr>
          <w:rFonts w:hint="default" w:ascii="Arial" w:hAnsi="Arial" w:eastAsia="宋体" w:cs="Arial"/>
          <w:sz w:val="14"/>
          <w:highlight w:val="none"/>
        </w:rPr>
      </w:pPr>
    </w:p>
    <w:tbl>
      <w:tblPr>
        <w:tblStyle w:val="13"/>
        <w:tblpPr w:leftFromText="180" w:rightFromText="180" w:vertAnchor="text" w:horzAnchor="page" w:tblpX="1317" w:tblpY="24"/>
        <w:tblOverlap w:val="never"/>
        <w:tblW w:w="9583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"/>
        <w:gridCol w:w="3259"/>
        <w:gridCol w:w="1171"/>
        <w:gridCol w:w="3650"/>
        <w:gridCol w:w="481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022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3259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数据对象名称</w:t>
            </w:r>
          </w:p>
        </w:tc>
        <w:tc>
          <w:tcPr>
            <w:tcW w:w="1171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长度</w:t>
            </w:r>
          </w:p>
        </w:tc>
        <w:tc>
          <w:tcPr>
            <w:tcW w:w="3650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内容</w:t>
            </w:r>
          </w:p>
        </w:tc>
        <w:tc>
          <w:tcPr>
            <w:tcW w:w="481" w:type="dxa"/>
            <w:shd w:val="clear" w:color="auto" w:fill="D7D7D7"/>
          </w:tcPr>
          <w:p>
            <w:pPr>
              <w:pStyle w:val="18"/>
              <w:spacing w:before="0" w:line="296" w:lineRule="exact"/>
              <w:ind w:left="127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z w:val="21"/>
                <w:highlight w:val="none"/>
              </w:rPr>
              <w:t>加</w:t>
            </w:r>
          </w:p>
          <w:p>
            <w:pPr>
              <w:pStyle w:val="18"/>
              <w:spacing w:before="0" w:line="299" w:lineRule="exact"/>
              <w:ind w:left="127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z w:val="21"/>
                <w:highlight w:val="none"/>
              </w:rPr>
              <w:t>密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14" w:hRule="atLeast"/>
        </w:trPr>
        <w:tc>
          <w:tcPr>
            <w:tcW w:w="1022" w:type="dxa"/>
            <w:vMerge w:val="restart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30</w:t>
            </w:r>
            <w:r>
              <w:rPr>
                <w:rFonts w:hint="eastAsia"/>
                <w:lang w:val="en-US" w:eastAsia="zh-CN"/>
              </w:rPr>
              <w:t>01</w:t>
            </w:r>
            <w:r>
              <w:rPr>
                <w:rFonts w:hint="default"/>
              </w:rPr>
              <w:t>H</w:t>
            </w:r>
          </w:p>
        </w:tc>
        <w:tc>
          <w:tcPr>
            <w:tcW w:w="3259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注册请求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（通过“注册帧”上行报文，不支持读写功能码）</w:t>
            </w: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时钟</w:t>
            </w:r>
          </w:p>
        </w:tc>
        <w:tc>
          <w:tcPr>
            <w:tcW w:w="481" w:type="dxa"/>
            <w:vMerge w:val="restart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系统识别号。默认值00</w:t>
            </w:r>
            <w:r>
              <w:rPr>
                <w:rFonts w:hint="eastAsia"/>
                <w:lang w:val="en-US" w:eastAsia="zh-CN"/>
              </w:rPr>
              <w:t>00</w:t>
            </w:r>
            <w:r>
              <w:rPr>
                <w:rFonts w:hint="default"/>
              </w:rPr>
              <w:t>H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厂商ID。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终端型号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表号参数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开户</w:t>
            </w:r>
            <w:r>
              <w:rPr>
                <w:rFonts w:hint="default"/>
              </w:rPr>
              <w:t>状态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运营商信息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通信模式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软件版本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3650" w:type="dxa"/>
            <w:tcBorders>
              <w:bottom w:val="single" w:color="auto" w:sz="4" w:space="0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应用协议版本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  <w:right w:val="single" w:color="auto" w:sz="4" w:space="0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365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通信随机码</w:t>
            </w:r>
          </w:p>
        </w:tc>
        <w:tc>
          <w:tcPr>
            <w:tcW w:w="481" w:type="dxa"/>
            <w:vMerge w:val="continue"/>
            <w:tcBorders>
              <w:top w:val="nil"/>
              <w:left w:val="single" w:color="auto" w:sz="4" w:space="0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  <w:tcBorders>
              <w:top w:val="single" w:color="auto" w:sz="4" w:space="0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3650" w:type="dxa"/>
            <w:tcBorders>
              <w:top w:val="single" w:color="auto" w:sz="4" w:space="0"/>
            </w:tcBorders>
          </w:tcPr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NB网络信号强度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ECL覆盖等级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CellId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REAL_NEARFCN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IMEI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模组型号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模组固件版本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650" w:type="dxa"/>
            <w:vAlign w:val="top"/>
          </w:tcPr>
          <w:p>
            <w:pPr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</w:rPr>
              <w:t>密钥版本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  <w:vAlign w:val="top"/>
          </w:tcPr>
          <w:p>
            <w:pPr>
              <w:bidi w:val="0"/>
              <w:ind w:left="0" w:leftChars="0" w:right="0" w:rightChars="0"/>
              <w:rPr>
                <w:rFonts w:hint="default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650" w:type="dxa"/>
            <w:vAlign w:val="top"/>
          </w:tcPr>
          <w:p>
            <w:pPr>
              <w:bidi w:val="0"/>
              <w:ind w:left="0" w:leftChars="0" w:right="0" w:rightChars="0"/>
              <w:rPr>
                <w:rFonts w:hint="eastAsia" w:ascii="宋体" w:hAns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表具型号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秘钥状态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注册应答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（通过“注册帧”下行报文， 不支持读写功能码）</w:t>
            </w: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错误码</w:t>
            </w:r>
          </w:p>
        </w:tc>
        <w:tc>
          <w:tcPr>
            <w:tcW w:w="481" w:type="dxa"/>
            <w:vMerge w:val="restart"/>
          </w:tcPr>
          <w:p>
            <w:pPr>
              <w:pStyle w:val="18"/>
              <w:spacing w:before="0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-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时钟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3002H</w:t>
            </w:r>
          </w:p>
        </w:tc>
        <w:tc>
          <w:tcPr>
            <w:tcW w:w="3259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通信结束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（通过“数据下发”下行报文， 不支持读写功能码）</w:t>
            </w: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错误码</w:t>
            </w:r>
          </w:p>
        </w:tc>
        <w:tc>
          <w:tcPr>
            <w:tcW w:w="481" w:type="dxa"/>
            <w:vMerge w:val="restart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时钟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剩余气量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透支状态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余量状态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余量可表示剩余金额，也可表示剩余气量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单价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259" w:type="dxa"/>
            <w:vMerge w:val="continue"/>
            <w:tcBorders>
              <w:top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117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365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剩余金额</w:t>
            </w:r>
          </w:p>
        </w:tc>
        <w:tc>
          <w:tcPr>
            <w:tcW w:w="481" w:type="dxa"/>
            <w:vMerge w:val="continue"/>
            <w:tcBorders>
              <w:top w:val="nil"/>
            </w:tcBorders>
          </w:tcPr>
          <w:p>
            <w:pPr>
              <w:rPr>
                <w:rFonts w:hint="default" w:ascii="Arial" w:hAnsi="Arial" w:eastAsia="宋体" w:cs="Arial"/>
                <w:sz w:val="2"/>
                <w:szCs w:val="2"/>
                <w:highlight w:val="none"/>
              </w:rPr>
            </w:pPr>
          </w:p>
        </w:tc>
      </w:tr>
    </w:tbl>
    <w:p>
      <w:pPr>
        <w:spacing w:after="0"/>
        <w:rPr>
          <w:rFonts w:hint="default" w:ascii="Arial" w:hAnsi="Arial" w:eastAsia="宋体" w:cs="Arial"/>
          <w:sz w:val="2"/>
          <w:szCs w:val="2"/>
          <w:highlight w:val="none"/>
        </w:rPr>
        <w:sectPr>
          <w:pgSz w:w="11910" w:h="16850"/>
          <w:pgMar w:top="1080" w:right="520" w:bottom="1200" w:left="1180" w:header="864" w:footer="1006" w:gutter="0"/>
          <w:cols w:space="720" w:num="1"/>
        </w:sectPr>
      </w:pPr>
    </w:p>
    <w:p>
      <w:pPr>
        <w:pStyle w:val="2"/>
        <w:spacing w:before="11"/>
        <w:rPr>
          <w:rFonts w:hint="default" w:ascii="Arial" w:hAnsi="Arial" w:eastAsia="宋体" w:cs="Arial"/>
          <w:sz w:val="22"/>
          <w:highlight w:val="none"/>
        </w:rPr>
      </w:pPr>
    </w:p>
    <w:p>
      <w:pPr>
        <w:spacing w:before="87"/>
        <w:ind w:left="3401" w:right="0" w:firstLine="0"/>
        <w:jc w:val="left"/>
        <w:rPr>
          <w:rFonts w:hint="default" w:ascii="Arial" w:hAnsi="Arial" w:eastAsia="宋体" w:cs="Arial"/>
          <w:sz w:val="14"/>
          <w:highlight w:val="none"/>
        </w:rPr>
      </w:pPr>
      <w:r>
        <w:rPr>
          <w:rFonts w:hint="default" w:ascii="Arial" w:hAnsi="Arial" w:eastAsia="宋体" w:cs="Arial"/>
          <w:spacing w:val="-8"/>
          <w:sz w:val="19"/>
          <w:highlight w:val="none"/>
        </w:rPr>
        <w:t xml:space="preserve">表 </w:t>
      </w:r>
      <w:r>
        <w:rPr>
          <w:rFonts w:hint="default" w:ascii="Arial" w:hAnsi="Arial" w:eastAsia="宋体" w:cs="Arial"/>
          <w:sz w:val="19"/>
          <w:highlight w:val="none"/>
        </w:rPr>
        <w:t>A.4</w:t>
      </w:r>
      <w:r>
        <w:rPr>
          <w:rFonts w:hint="default" w:ascii="Arial" w:hAnsi="Arial" w:eastAsia="宋体" w:cs="Arial"/>
          <w:spacing w:val="81"/>
          <w:sz w:val="19"/>
          <w:highlight w:val="none"/>
        </w:rPr>
        <w:t xml:space="preserve"> </w:t>
      </w:r>
      <w:r>
        <w:rPr>
          <w:rFonts w:hint="default" w:ascii="Arial" w:hAnsi="Arial" w:eastAsia="宋体" w:cs="Arial"/>
          <w:spacing w:val="15"/>
          <w:sz w:val="19"/>
          <w:highlight w:val="none"/>
        </w:rPr>
        <w:t>数据集数据对象（续）</w:t>
      </w:r>
    </w:p>
    <w:tbl>
      <w:tblPr>
        <w:tblStyle w:val="13"/>
        <w:tblpPr w:leftFromText="180" w:rightFromText="180" w:vertAnchor="text" w:horzAnchor="page" w:tblpX="1261" w:tblpY="163"/>
        <w:tblOverlap w:val="never"/>
        <w:tblW w:w="958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"/>
        <w:gridCol w:w="2433"/>
        <w:gridCol w:w="721"/>
        <w:gridCol w:w="4926"/>
        <w:gridCol w:w="48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022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ID</w:t>
            </w:r>
          </w:p>
        </w:tc>
        <w:tc>
          <w:tcPr>
            <w:tcW w:w="2433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数据对象名称</w:t>
            </w:r>
          </w:p>
        </w:tc>
        <w:tc>
          <w:tcPr>
            <w:tcW w:w="721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长度</w:t>
            </w:r>
          </w:p>
        </w:tc>
        <w:tc>
          <w:tcPr>
            <w:tcW w:w="4926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内容</w:t>
            </w:r>
          </w:p>
        </w:tc>
        <w:tc>
          <w:tcPr>
            <w:tcW w:w="480" w:type="dxa"/>
            <w:shd w:val="clear" w:color="auto" w:fill="D7D7D7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加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密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3003H</w:t>
            </w:r>
          </w:p>
        </w:tc>
        <w:tc>
          <w:tcPr>
            <w:tcW w:w="2433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主动上报数据集</w:t>
            </w:r>
            <w:r>
              <w:rPr>
                <w:rFonts w:hint="eastAsia"/>
                <w:lang w:eastAsia="zh-CN"/>
              </w:rPr>
              <w:t>（膜表）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（通过“数据上报”上行报文，不支持读写功能码）</w:t>
            </w:r>
          </w:p>
        </w:tc>
        <w:tc>
          <w:tcPr>
            <w:tcW w:w="72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49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时钟</w:t>
            </w:r>
          </w:p>
        </w:tc>
        <w:tc>
          <w:tcPr>
            <w:tcW w:w="480" w:type="dxa"/>
            <w:tcBorders>
              <w:bottom w:val="nil"/>
            </w:tcBorders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9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当前</w:t>
            </w:r>
            <w:r>
              <w:rPr>
                <w:rFonts w:hint="eastAsia"/>
                <w:lang w:eastAsia="zh-CN"/>
              </w:rPr>
              <w:t>累积</w:t>
            </w:r>
            <w:r>
              <w:rPr>
                <w:rFonts w:hint="default"/>
              </w:rPr>
              <w:t>气量</w:t>
            </w:r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9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终端状态</w:t>
            </w:r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9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终端厂商自定义终端状态</w:t>
            </w:r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9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NB网络信号强度</w:t>
            </w:r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供电类型</w:t>
            </w:r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49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主电电池电压</w:t>
            </w:r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主电电量百分比</w:t>
            </w:r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</w:rPr>
              <w:t>100</w:t>
            </w:r>
          </w:p>
        </w:tc>
        <w:tc>
          <w:tcPr>
            <w:tcW w:w="49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上一冻结日的每小时用气日志。</w:t>
            </w:r>
            <w:r>
              <w:rPr>
                <w:rFonts w:hint="eastAsia"/>
                <w:lang w:val="en-US" w:eastAsia="zh-CN"/>
              </w:rPr>
              <w:t>前四字节是起始日期和天数。</w:t>
            </w:r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4926" w:type="dxa"/>
          </w:tcPr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</w:rPr>
              <w:t>前5冻结日的日用气记录。</w:t>
            </w:r>
            <w:r>
              <w:rPr>
                <w:rFonts w:hint="eastAsia"/>
                <w:lang w:val="en-US" w:eastAsia="zh-CN"/>
              </w:rPr>
              <w:t>(上报日期为最早日期的24点的数据，比如当前是11号，上报的日期是6号，五日数据分别为6/7/8/9/10日的24点数据)，前四字节是起始日期和天数。</w:t>
            </w:r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4926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上报方式: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0：自动定时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1：手动按键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3：磁攻击上报（指霍尔、干簧管等磁性元件计量时）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5：</w:t>
            </w:r>
            <w:r>
              <w:rPr>
                <w:rFonts w:hint="eastAsia"/>
                <w:lang w:val="en-US" w:eastAsia="zh-CN"/>
              </w:rPr>
              <w:t>主电</w:t>
            </w:r>
            <w:r>
              <w:rPr>
                <w:rFonts w:hint="eastAsia"/>
                <w:lang w:eastAsia="zh-CN"/>
              </w:rPr>
              <w:t>电</w:t>
            </w:r>
            <w:r>
              <w:rPr>
                <w:rFonts w:hint="eastAsia"/>
                <w:lang w:val="en-US" w:eastAsia="zh-CN"/>
              </w:rPr>
              <w:t>压</w:t>
            </w:r>
            <w:r>
              <w:rPr>
                <w:rFonts w:hint="eastAsia"/>
                <w:lang w:eastAsia="zh-CN"/>
              </w:rPr>
              <w:t>低</w:t>
            </w:r>
            <w:r>
              <w:rPr>
                <w:rFonts w:hint="default"/>
              </w:rPr>
              <w:t>上报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6：主电掉电上报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：上电池上报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9：计量异常上报（指非磁性元件计量时）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10：</w:t>
            </w:r>
            <w:r>
              <w:rPr>
                <w:rFonts w:hint="eastAsia"/>
                <w:lang w:eastAsia="zh-CN"/>
              </w:rPr>
              <w:t>燃气报警器联动告警上报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11：燃气报警器断线上报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15：</w:t>
            </w:r>
            <w:r>
              <w:rPr>
                <w:rFonts w:hint="eastAsia"/>
                <w:lang w:val="en-US" w:eastAsia="zh-CN"/>
              </w:rPr>
              <w:t>异常大流量</w:t>
            </w:r>
            <w:r>
              <w:rPr>
                <w:rFonts w:hint="default"/>
              </w:rPr>
              <w:t>上报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16：预结算余额不足一级告警上报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17：预结算透支告警上报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18：管道防拆告警上报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19：外壳防拆告警上报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20：多天不用气上报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21：阀门直通上报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22：阀门动作上报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23：微小流上报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24：持续流告警上报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压力过高</w:t>
            </w:r>
            <w:r>
              <w:rPr>
                <w:rFonts w:hint="eastAsia"/>
                <w:lang w:eastAsia="zh-CN"/>
              </w:rPr>
              <w:t>告警上报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压力过低</w:t>
            </w:r>
            <w:r>
              <w:rPr>
                <w:rFonts w:hint="eastAsia"/>
                <w:lang w:eastAsia="zh-CN"/>
              </w:rPr>
              <w:t>告警上报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温度过高</w:t>
            </w:r>
            <w:r>
              <w:rPr>
                <w:rFonts w:hint="eastAsia"/>
                <w:lang w:eastAsia="zh-CN"/>
              </w:rPr>
              <w:t>告警上报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温度过低</w:t>
            </w:r>
            <w:r>
              <w:rPr>
                <w:rFonts w:hint="eastAsia"/>
                <w:lang w:eastAsia="zh-CN"/>
              </w:rPr>
              <w:t>告警上报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压力传感器异常</w:t>
            </w:r>
            <w:r>
              <w:rPr>
                <w:rFonts w:hint="eastAsia"/>
                <w:lang w:eastAsia="zh-CN"/>
              </w:rPr>
              <w:t>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31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温度传感器异常</w:t>
            </w:r>
            <w:r>
              <w:rPr>
                <w:rFonts w:hint="eastAsia"/>
                <w:lang w:eastAsia="zh-CN"/>
              </w:rPr>
              <w:t>上报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255：其它方式上报</w:t>
            </w:r>
          </w:p>
          <w:p>
            <w:pPr>
              <w:bidi w:val="0"/>
              <w:rPr>
                <w:rFonts w:hint="default"/>
              </w:rPr>
            </w:pPr>
          </w:p>
        </w:tc>
        <w:tc>
          <w:tcPr>
            <w:tcW w:w="480" w:type="dxa"/>
            <w:tcBorders>
              <w:top w:val="nil"/>
              <w:bottom w:val="single" w:color="auto" w:sz="4" w:space="0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</w:tbl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</w:p>
    <w:tbl>
      <w:tblPr>
        <w:tblStyle w:val="14"/>
        <w:tblW w:w="88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2001"/>
        <w:gridCol w:w="612"/>
        <w:gridCol w:w="600"/>
        <w:gridCol w:w="4044"/>
        <w:gridCol w:w="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67" w:type="dxa"/>
            <w:shd w:val="clear" w:color="auto" w:fill="D7D7D7" w:themeFill="background1" w:themeFillShade="D8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001" w:type="dxa"/>
            <w:shd w:val="clear" w:color="auto" w:fill="D7D7D7" w:themeFill="background1" w:themeFillShade="D8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数据对象名称</w:t>
            </w:r>
          </w:p>
        </w:tc>
        <w:tc>
          <w:tcPr>
            <w:tcW w:w="612" w:type="dxa"/>
            <w:shd w:val="clear" w:color="auto" w:fill="D7D7D7" w:themeFill="background1" w:themeFillShade="D8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方向</w:t>
            </w:r>
          </w:p>
        </w:tc>
        <w:tc>
          <w:tcPr>
            <w:tcW w:w="600" w:type="dxa"/>
            <w:shd w:val="clear" w:color="auto" w:fill="D7D7D7" w:themeFill="background1" w:themeFillShade="D8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4044" w:type="dxa"/>
            <w:shd w:val="clear" w:color="auto" w:fill="D7D7D7" w:themeFill="background1" w:themeFillShade="D8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400" w:type="dxa"/>
            <w:shd w:val="clear" w:color="auto" w:fill="D7D7D7" w:themeFill="background1" w:themeFillShade="D8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加密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67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3004H</w:t>
            </w:r>
          </w:p>
        </w:tc>
        <w:tc>
          <w:tcPr>
            <w:tcW w:w="2001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主动上报数据集</w:t>
            </w:r>
            <w:r>
              <w:rPr>
                <w:rFonts w:hint="eastAsia"/>
                <w:lang w:eastAsia="zh-CN"/>
              </w:rPr>
              <w:t>（超声）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（通过“数据上报”上行报文，不支持读写功能码）</w:t>
            </w:r>
          </w:p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restart"/>
          </w:tcPr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↑</w:t>
            </w:r>
          </w:p>
        </w:tc>
        <w:tc>
          <w:tcPr>
            <w:tcW w:w="60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404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时钟</w:t>
            </w:r>
          </w:p>
        </w:tc>
        <w:tc>
          <w:tcPr>
            <w:tcW w:w="400" w:type="dxa"/>
            <w:vMerge w:val="restart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04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当前工况</w:t>
            </w:r>
            <w:r>
              <w:rPr>
                <w:rFonts w:hint="eastAsia"/>
                <w:lang w:eastAsia="zh-CN"/>
              </w:rPr>
              <w:t>累积</w:t>
            </w:r>
            <w:r>
              <w:rPr>
                <w:rFonts w:hint="eastAsia"/>
              </w:rPr>
              <w:t>气量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04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当前标况</w:t>
            </w:r>
            <w:r>
              <w:rPr>
                <w:rFonts w:hint="eastAsia"/>
                <w:lang w:eastAsia="zh-CN"/>
              </w:rPr>
              <w:t>累积</w:t>
            </w:r>
            <w:r>
              <w:rPr>
                <w:rFonts w:hint="eastAsia"/>
              </w:rPr>
              <w:t>气量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终端状态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default"/>
              </w:rPr>
              <w:t>终端厂商自定义终端状态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04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NB网络信号强度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4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供电类型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04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主电电池电压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4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主电电量百分比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声速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温度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压力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292</w:t>
            </w:r>
          </w:p>
        </w:tc>
        <w:tc>
          <w:tcPr>
            <w:tcW w:w="4044" w:type="dxa"/>
          </w:tcPr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昨天每小时用气日志 参见1</w:t>
            </w:r>
            <w:r>
              <w:rPr>
                <w:rFonts w:hint="default"/>
              </w:rPr>
              <w:t>00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电文格式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前四字节是起始日期和天数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4044" w:type="dxa"/>
          </w:tcPr>
          <w:p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 xml:space="preserve">前5天日用气记录 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参见1</w:t>
            </w:r>
            <w:r>
              <w:rPr>
                <w:rFonts w:hint="default"/>
              </w:rPr>
              <w:t>00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电文格式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前四字节是起始日期和天数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044" w:type="dxa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上报方式: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0：自动定时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1：手动按键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5：</w:t>
            </w:r>
            <w:r>
              <w:rPr>
                <w:rFonts w:hint="eastAsia"/>
                <w:lang w:val="en-US" w:eastAsia="zh-CN"/>
              </w:rPr>
              <w:t>主电</w:t>
            </w:r>
            <w:r>
              <w:rPr>
                <w:rFonts w:hint="eastAsia"/>
                <w:lang w:eastAsia="zh-CN"/>
              </w:rPr>
              <w:t>电</w:t>
            </w:r>
            <w:r>
              <w:rPr>
                <w:rFonts w:hint="eastAsia"/>
                <w:lang w:val="en-US" w:eastAsia="zh-CN"/>
              </w:rPr>
              <w:t>压</w:t>
            </w:r>
            <w:r>
              <w:rPr>
                <w:rFonts w:hint="eastAsia"/>
                <w:lang w:eastAsia="zh-CN"/>
              </w:rPr>
              <w:t>低</w:t>
            </w:r>
            <w:r>
              <w:rPr>
                <w:rFonts w:hint="default"/>
              </w:rPr>
              <w:t>上报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6：主电掉电上报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：上电池上报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9：计量异常上报（指非磁性元件计量时）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10：</w:t>
            </w:r>
            <w:r>
              <w:rPr>
                <w:rFonts w:hint="eastAsia"/>
                <w:lang w:eastAsia="zh-CN"/>
              </w:rPr>
              <w:t>燃气报警器联动告警上报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11：燃气报警器断线上报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15：</w:t>
            </w:r>
            <w:r>
              <w:rPr>
                <w:rFonts w:hint="eastAsia"/>
                <w:lang w:val="en-US" w:eastAsia="zh-CN"/>
              </w:rPr>
              <w:t>异常大流量</w:t>
            </w:r>
            <w:r>
              <w:rPr>
                <w:rFonts w:hint="default"/>
              </w:rPr>
              <w:t>上报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16：预结算余额不足一级告警上报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17：预结算透支告警上报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18：管道防拆告警上报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19：外壳防拆告警上报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20：多天不用气上报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21：阀门直通上报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22：阀门动作上报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23：微小流上报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24：持续流告警上报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反向流上报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压力过高</w:t>
            </w:r>
            <w:r>
              <w:rPr>
                <w:rFonts w:hint="eastAsia"/>
                <w:lang w:eastAsia="zh-CN"/>
              </w:rPr>
              <w:t>告警上报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压力过低</w:t>
            </w:r>
            <w:r>
              <w:rPr>
                <w:rFonts w:hint="eastAsia"/>
                <w:lang w:eastAsia="zh-CN"/>
              </w:rPr>
              <w:t>告警上报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温度过高</w:t>
            </w:r>
            <w:r>
              <w:rPr>
                <w:rFonts w:hint="eastAsia"/>
                <w:lang w:eastAsia="zh-CN"/>
              </w:rPr>
              <w:t>告警上报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温度过低</w:t>
            </w:r>
            <w:r>
              <w:rPr>
                <w:rFonts w:hint="eastAsia"/>
                <w:lang w:eastAsia="zh-CN"/>
              </w:rPr>
              <w:t>告警上报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压力传感器异常</w:t>
            </w:r>
            <w:r>
              <w:rPr>
                <w:rFonts w:hint="eastAsia"/>
                <w:lang w:eastAsia="zh-CN"/>
              </w:rPr>
              <w:t>上报</w:t>
            </w:r>
          </w:p>
          <w:p>
            <w:pPr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31</w:t>
            </w:r>
            <w:r>
              <w:rPr>
                <w:rFonts w:hint="default"/>
              </w:rPr>
              <w:t>：</w:t>
            </w:r>
            <w:r>
              <w:rPr>
                <w:rFonts w:hint="eastAsia"/>
                <w:lang w:val="en-US" w:eastAsia="zh-CN"/>
              </w:rPr>
              <w:t>温度传感器异常</w:t>
            </w:r>
            <w:r>
              <w:rPr>
                <w:rFonts w:hint="eastAsia"/>
                <w:lang w:eastAsia="zh-CN"/>
              </w:rPr>
              <w:t>上报</w:t>
            </w:r>
          </w:p>
          <w:p>
            <w:pPr>
              <w:bidi w:val="0"/>
              <w:rPr>
                <w:rFonts w:hint="eastAsia"/>
                <w:strike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32：计量电池电压低上报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33：</w:t>
            </w:r>
            <w:r>
              <w:rPr>
                <w:rFonts w:hint="eastAsia"/>
                <w:lang w:eastAsia="zh-CN"/>
              </w:rPr>
              <w:t>计量电池断开</w:t>
            </w:r>
            <w:r>
              <w:rPr>
                <w:rFonts w:hint="eastAsia"/>
                <w:lang w:val="en-US" w:eastAsia="zh-CN"/>
              </w:rPr>
              <w:t>告警上报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ins w:id="946" w:author="G001143" w:date="2025-11-13T11:13:14Z">
              <w:r>
                <w:rPr>
                  <w:rFonts w:hint="eastAsia"/>
                  <w:lang w:val="en-US" w:eastAsia="zh-CN"/>
                </w:rPr>
                <w:t>3</w:t>
              </w:r>
            </w:ins>
            <w:ins w:id="947" w:author="G001143" w:date="2025-11-13T11:13:15Z">
              <w:r>
                <w:rPr>
                  <w:rFonts w:hint="eastAsia"/>
                  <w:lang w:val="en-US" w:eastAsia="zh-CN"/>
                </w:rPr>
                <w:t>4：</w:t>
              </w:r>
            </w:ins>
            <w:ins w:id="948" w:author="G001143" w:date="2025-11-13T11:13:16Z">
              <w:r>
                <w:rPr>
                  <w:rFonts w:hint="eastAsia"/>
                  <w:lang w:val="en-US" w:eastAsia="zh-CN"/>
                </w:rPr>
                <w:t>保压</w:t>
              </w:r>
            </w:ins>
            <w:ins w:id="949" w:author="G001143" w:date="2025-11-13T11:13:17Z">
              <w:r>
                <w:rPr>
                  <w:rFonts w:hint="eastAsia"/>
                  <w:lang w:val="en-US" w:eastAsia="zh-CN"/>
                </w:rPr>
                <w:t>测试</w:t>
              </w:r>
            </w:ins>
            <w:ins w:id="950" w:author="G001143" w:date="2025-11-13T11:13:19Z">
              <w:r>
                <w:rPr>
                  <w:rFonts w:hint="eastAsia"/>
                  <w:lang w:val="en-US" w:eastAsia="zh-CN"/>
                </w:rPr>
                <w:t>结束</w:t>
              </w:r>
            </w:ins>
            <w:ins w:id="951" w:author="G001143" w:date="2025-11-13T11:13:20Z">
              <w:r>
                <w:rPr>
                  <w:rFonts w:hint="eastAsia"/>
                  <w:lang w:val="en-US" w:eastAsia="zh-CN"/>
                </w:rPr>
                <w:t>上报</w:t>
              </w:r>
            </w:ins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255：其它方式上报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044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结算累积量类型</w:t>
            </w:r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</w:tbl>
    <w:p>
      <w:pPr>
        <w:pStyle w:val="18"/>
        <w:ind w:left="127"/>
        <w:rPr>
          <w:ins w:id="952" w:author="G012787" w:date="2026-02-04T10:27:10Z"/>
          <w:rFonts w:hint="default" w:ascii="Arial" w:hAnsi="Arial" w:eastAsia="宋体" w:cs="Arial"/>
          <w:sz w:val="21"/>
          <w:highlight w:val="none"/>
        </w:rPr>
      </w:pPr>
    </w:p>
    <w:p>
      <w:pPr>
        <w:pStyle w:val="18"/>
        <w:ind w:left="127"/>
        <w:rPr>
          <w:ins w:id="953" w:author="G012787" w:date="2026-02-04T10:27:28Z"/>
          <w:rFonts w:hint="default" w:ascii="Arial" w:hAnsi="Arial" w:eastAsia="宋体" w:cs="Arial"/>
          <w:sz w:val="21"/>
          <w:highlight w:val="none"/>
        </w:rPr>
      </w:pPr>
    </w:p>
    <w:tbl>
      <w:tblPr>
        <w:tblStyle w:val="14"/>
        <w:tblW w:w="88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2001"/>
        <w:gridCol w:w="612"/>
        <w:gridCol w:w="600"/>
        <w:gridCol w:w="4044"/>
        <w:gridCol w:w="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  <w:ins w:id="954" w:author="G012787" w:date="2026-02-04T10:27:30Z"/>
        </w:trPr>
        <w:tc>
          <w:tcPr>
            <w:tcW w:w="1167" w:type="dxa"/>
            <w:shd w:val="clear" w:color="auto" w:fill="D7D7D7" w:themeFill="background1" w:themeFillShade="D8"/>
          </w:tcPr>
          <w:p>
            <w:pPr>
              <w:bidi w:val="0"/>
              <w:rPr>
                <w:ins w:id="955" w:author="G012787" w:date="2026-02-04T10:27:30Z"/>
                <w:rFonts w:hint="default"/>
              </w:rPr>
            </w:pPr>
            <w:ins w:id="956" w:author="G012787" w:date="2026-02-04T10:27:30Z">
              <w:r>
                <w:rPr>
                  <w:rFonts w:hint="eastAsia"/>
                </w:rPr>
                <w:t>ID</w:t>
              </w:r>
            </w:ins>
          </w:p>
        </w:tc>
        <w:tc>
          <w:tcPr>
            <w:tcW w:w="2001" w:type="dxa"/>
            <w:shd w:val="clear" w:color="auto" w:fill="D7D7D7" w:themeFill="background1" w:themeFillShade="D8"/>
          </w:tcPr>
          <w:p>
            <w:pPr>
              <w:bidi w:val="0"/>
              <w:rPr>
                <w:ins w:id="957" w:author="G012787" w:date="2026-02-04T10:27:30Z"/>
                <w:rFonts w:hint="default"/>
              </w:rPr>
            </w:pPr>
            <w:ins w:id="958" w:author="G012787" w:date="2026-02-04T10:27:30Z">
              <w:r>
                <w:rPr>
                  <w:rFonts w:hint="eastAsia"/>
                </w:rPr>
                <w:t>数据对象名称</w:t>
              </w:r>
            </w:ins>
          </w:p>
        </w:tc>
        <w:tc>
          <w:tcPr>
            <w:tcW w:w="612" w:type="dxa"/>
            <w:shd w:val="clear" w:color="auto" w:fill="D7D7D7" w:themeFill="background1" w:themeFillShade="D8"/>
          </w:tcPr>
          <w:p>
            <w:pPr>
              <w:bidi w:val="0"/>
              <w:rPr>
                <w:ins w:id="959" w:author="G012787" w:date="2026-02-04T10:27:30Z"/>
                <w:rFonts w:hint="default"/>
              </w:rPr>
            </w:pPr>
            <w:ins w:id="960" w:author="G012787" w:date="2026-02-04T10:27:30Z">
              <w:r>
                <w:rPr>
                  <w:rFonts w:hint="eastAsia"/>
                </w:rPr>
                <w:t>方向</w:t>
              </w:r>
            </w:ins>
          </w:p>
        </w:tc>
        <w:tc>
          <w:tcPr>
            <w:tcW w:w="600" w:type="dxa"/>
            <w:shd w:val="clear" w:color="auto" w:fill="D7D7D7" w:themeFill="background1" w:themeFillShade="D8"/>
          </w:tcPr>
          <w:p>
            <w:pPr>
              <w:bidi w:val="0"/>
              <w:rPr>
                <w:ins w:id="961" w:author="G012787" w:date="2026-02-04T10:27:30Z"/>
                <w:rFonts w:hint="default"/>
              </w:rPr>
            </w:pPr>
            <w:ins w:id="962" w:author="G012787" w:date="2026-02-04T10:27:30Z">
              <w:r>
                <w:rPr>
                  <w:rFonts w:hint="eastAsia"/>
                </w:rPr>
                <w:t>长度</w:t>
              </w:r>
            </w:ins>
          </w:p>
        </w:tc>
        <w:tc>
          <w:tcPr>
            <w:tcW w:w="4044" w:type="dxa"/>
            <w:shd w:val="clear" w:color="auto" w:fill="D7D7D7" w:themeFill="background1" w:themeFillShade="D8"/>
          </w:tcPr>
          <w:p>
            <w:pPr>
              <w:bidi w:val="0"/>
              <w:rPr>
                <w:ins w:id="963" w:author="G012787" w:date="2026-02-04T10:27:30Z"/>
                <w:rFonts w:hint="default"/>
              </w:rPr>
            </w:pPr>
            <w:ins w:id="964" w:author="G012787" w:date="2026-02-04T10:27:30Z">
              <w:r>
                <w:rPr>
                  <w:rFonts w:hint="eastAsia"/>
                </w:rPr>
                <w:t>内容</w:t>
              </w:r>
            </w:ins>
          </w:p>
        </w:tc>
        <w:tc>
          <w:tcPr>
            <w:tcW w:w="400" w:type="dxa"/>
            <w:shd w:val="clear" w:color="auto" w:fill="D7D7D7" w:themeFill="background1" w:themeFillShade="D8"/>
          </w:tcPr>
          <w:p>
            <w:pPr>
              <w:bidi w:val="0"/>
              <w:rPr>
                <w:ins w:id="965" w:author="G012787" w:date="2026-02-04T10:27:30Z"/>
                <w:rFonts w:hint="default"/>
              </w:rPr>
            </w:pPr>
            <w:ins w:id="966" w:author="G012787" w:date="2026-02-04T10:27:30Z">
              <w:r>
                <w:rPr>
                  <w:rFonts w:hint="eastAsia"/>
                </w:rPr>
                <w:t>加密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  <w:ins w:id="967" w:author="G012787" w:date="2026-02-04T10:27:30Z"/>
        </w:trPr>
        <w:tc>
          <w:tcPr>
            <w:tcW w:w="1167" w:type="dxa"/>
            <w:vMerge w:val="restart"/>
          </w:tcPr>
          <w:p>
            <w:pPr>
              <w:bidi w:val="0"/>
              <w:rPr>
                <w:ins w:id="968" w:author="G012787" w:date="2026-02-04T10:27:30Z"/>
                <w:rFonts w:hint="default"/>
              </w:rPr>
            </w:pPr>
            <w:ins w:id="969" w:author="G012787" w:date="2026-02-04T10:27:30Z">
              <w:r>
                <w:rPr>
                  <w:rFonts w:hint="eastAsia"/>
                </w:rPr>
                <w:t>300</w:t>
              </w:r>
            </w:ins>
            <w:ins w:id="970" w:author="G012787" w:date="2026-02-04T10:27:36Z">
              <w:r>
                <w:rPr>
                  <w:rFonts w:hint="eastAsia"/>
                  <w:lang w:val="en-US" w:eastAsia="zh-CN"/>
                </w:rPr>
                <w:t>5</w:t>
              </w:r>
            </w:ins>
            <w:ins w:id="971" w:author="G012787" w:date="2026-02-04T10:27:30Z">
              <w:r>
                <w:rPr>
                  <w:rFonts w:hint="eastAsia"/>
                </w:rPr>
                <w:t>H</w:t>
              </w:r>
            </w:ins>
          </w:p>
        </w:tc>
        <w:tc>
          <w:tcPr>
            <w:tcW w:w="2001" w:type="dxa"/>
            <w:vMerge w:val="restart"/>
          </w:tcPr>
          <w:p>
            <w:pPr>
              <w:bidi w:val="0"/>
              <w:rPr>
                <w:ins w:id="972" w:author="G012787" w:date="2026-02-04T10:27:30Z"/>
                <w:rFonts w:hint="default"/>
              </w:rPr>
            </w:pPr>
            <w:ins w:id="973" w:author="G012787" w:date="2026-02-04T10:27:30Z">
              <w:r>
                <w:rPr>
                  <w:rFonts w:hint="eastAsia"/>
                </w:rPr>
                <w:t>主动上报数据集</w:t>
              </w:r>
            </w:ins>
            <w:ins w:id="974" w:author="G012787" w:date="2026-02-04T10:27:30Z">
              <w:r>
                <w:rPr>
                  <w:rFonts w:hint="eastAsia"/>
                  <w:lang w:eastAsia="zh-CN"/>
                </w:rPr>
                <w:t>（超声</w:t>
              </w:r>
            </w:ins>
            <w:ins w:id="975" w:author="G012787" w:date="2026-02-04T10:28:02Z">
              <w:r>
                <w:rPr>
                  <w:rFonts w:hint="eastAsia"/>
                  <w:lang w:val="en-US" w:eastAsia="zh-CN"/>
                </w:rPr>
                <w:t>-</w:t>
              </w:r>
            </w:ins>
            <w:ins w:id="976" w:author="G012787" w:date="2026-02-04T10:28:05Z">
              <w:r>
                <w:rPr>
                  <w:rFonts w:hint="eastAsia"/>
                  <w:lang w:val="en-US" w:eastAsia="zh-CN"/>
                </w:rPr>
                <w:t>差压</w:t>
              </w:r>
            </w:ins>
            <w:ins w:id="977" w:author="G012787" w:date="2026-02-04T10:27:30Z">
              <w:r>
                <w:rPr>
                  <w:rFonts w:hint="eastAsia"/>
                  <w:lang w:eastAsia="zh-CN"/>
                </w:rPr>
                <w:t>）</w:t>
              </w:r>
            </w:ins>
          </w:p>
          <w:p>
            <w:pPr>
              <w:bidi w:val="0"/>
              <w:rPr>
                <w:ins w:id="978" w:author="G012787" w:date="2026-02-04T10:27:30Z"/>
                <w:rFonts w:hint="default"/>
              </w:rPr>
            </w:pPr>
            <w:ins w:id="979" w:author="G012787" w:date="2026-02-04T10:27:30Z">
              <w:r>
                <w:rPr>
                  <w:rFonts w:hint="default"/>
                </w:rPr>
                <w:t>（通过“数据上报”上行报文，不支持读写功能码）</w:t>
              </w:r>
            </w:ins>
          </w:p>
          <w:p>
            <w:pPr>
              <w:bidi w:val="0"/>
              <w:rPr>
                <w:ins w:id="980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restart"/>
          </w:tcPr>
          <w:p>
            <w:pPr>
              <w:bidi w:val="0"/>
              <w:rPr>
                <w:ins w:id="981" w:author="G012787" w:date="2026-02-04T10:27:30Z"/>
                <w:rFonts w:hint="default"/>
              </w:rPr>
            </w:pPr>
          </w:p>
          <w:p>
            <w:pPr>
              <w:bidi w:val="0"/>
              <w:rPr>
                <w:ins w:id="982" w:author="G012787" w:date="2026-02-04T10:27:30Z"/>
                <w:rFonts w:hint="default"/>
              </w:rPr>
            </w:pPr>
          </w:p>
          <w:p>
            <w:pPr>
              <w:bidi w:val="0"/>
              <w:rPr>
                <w:ins w:id="983" w:author="G012787" w:date="2026-02-04T10:27:30Z"/>
                <w:rFonts w:hint="default"/>
              </w:rPr>
            </w:pPr>
            <w:ins w:id="984" w:author="G012787" w:date="2026-02-04T10:27:30Z">
              <w:r>
                <w:rPr>
                  <w:rFonts w:hint="eastAsia"/>
                </w:rPr>
                <w:t>↑</w:t>
              </w:r>
            </w:ins>
          </w:p>
        </w:tc>
        <w:tc>
          <w:tcPr>
            <w:tcW w:w="600" w:type="dxa"/>
          </w:tcPr>
          <w:p>
            <w:pPr>
              <w:bidi w:val="0"/>
              <w:rPr>
                <w:ins w:id="985" w:author="G012787" w:date="2026-02-04T10:27:30Z"/>
                <w:rFonts w:hint="default"/>
              </w:rPr>
            </w:pPr>
            <w:ins w:id="986" w:author="G012787" w:date="2026-02-04T10:27:30Z">
              <w:r>
                <w:rPr>
                  <w:rFonts w:hint="eastAsia"/>
                </w:rPr>
                <w:t>6</w:t>
              </w:r>
            </w:ins>
          </w:p>
        </w:tc>
        <w:tc>
          <w:tcPr>
            <w:tcW w:w="4044" w:type="dxa"/>
          </w:tcPr>
          <w:p>
            <w:pPr>
              <w:bidi w:val="0"/>
              <w:rPr>
                <w:ins w:id="987" w:author="G012787" w:date="2026-02-04T10:27:30Z"/>
                <w:rFonts w:hint="default"/>
              </w:rPr>
            </w:pPr>
            <w:ins w:id="988" w:author="G012787" w:date="2026-02-04T10:27:30Z">
              <w:r>
                <w:rPr>
                  <w:rFonts w:hint="eastAsia"/>
                </w:rPr>
                <w:t>时钟</w:t>
              </w:r>
            </w:ins>
          </w:p>
        </w:tc>
        <w:tc>
          <w:tcPr>
            <w:tcW w:w="400" w:type="dxa"/>
            <w:vMerge w:val="restart"/>
          </w:tcPr>
          <w:p>
            <w:pPr>
              <w:bidi w:val="0"/>
              <w:rPr>
                <w:ins w:id="989" w:author="G012787" w:date="2026-02-04T10:27:30Z"/>
                <w:rFonts w:hint="default"/>
              </w:rPr>
            </w:pPr>
            <w:ins w:id="990" w:author="G012787" w:date="2026-02-04T10:27:30Z">
              <w:r>
                <w:rPr>
                  <w:rFonts w:hint="eastAsia"/>
                </w:rPr>
                <w:t>√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  <w:ins w:id="991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992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993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994" w:author="G012787" w:date="2026-02-04T10:27:30Z"/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ins w:id="995" w:author="G012787" w:date="2026-02-04T10:27:30Z"/>
                <w:rFonts w:hint="default"/>
              </w:rPr>
            </w:pPr>
            <w:ins w:id="996" w:author="G012787" w:date="2026-02-04T10:27:30Z">
              <w:r>
                <w:rPr>
                  <w:rFonts w:hint="eastAsia"/>
                </w:rPr>
                <w:t>4</w:t>
              </w:r>
            </w:ins>
          </w:p>
        </w:tc>
        <w:tc>
          <w:tcPr>
            <w:tcW w:w="4044" w:type="dxa"/>
          </w:tcPr>
          <w:p>
            <w:pPr>
              <w:bidi w:val="0"/>
              <w:rPr>
                <w:ins w:id="997" w:author="G012787" w:date="2026-02-04T10:27:30Z"/>
                <w:rFonts w:hint="default"/>
              </w:rPr>
            </w:pPr>
            <w:ins w:id="998" w:author="G012787" w:date="2026-02-04T10:27:30Z">
              <w:r>
                <w:rPr>
                  <w:rFonts w:hint="eastAsia"/>
                </w:rPr>
                <w:t>当前工况</w:t>
              </w:r>
            </w:ins>
            <w:ins w:id="999" w:author="G012787" w:date="2026-02-04T10:27:30Z">
              <w:r>
                <w:rPr>
                  <w:rFonts w:hint="eastAsia"/>
                  <w:lang w:eastAsia="zh-CN"/>
                </w:rPr>
                <w:t>累积</w:t>
              </w:r>
            </w:ins>
            <w:ins w:id="1000" w:author="G012787" w:date="2026-02-04T10:27:30Z">
              <w:r>
                <w:rPr>
                  <w:rFonts w:hint="eastAsia"/>
                </w:rPr>
                <w:t>气量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001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  <w:ins w:id="1002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003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004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005" w:author="G012787" w:date="2026-02-04T10:27:30Z"/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ins w:id="1006" w:author="G012787" w:date="2026-02-04T10:27:30Z"/>
                <w:rFonts w:hint="default"/>
              </w:rPr>
            </w:pPr>
            <w:ins w:id="1007" w:author="G012787" w:date="2026-02-04T10:27:30Z">
              <w:r>
                <w:rPr>
                  <w:rFonts w:hint="eastAsia"/>
                </w:rPr>
                <w:t>4</w:t>
              </w:r>
            </w:ins>
          </w:p>
        </w:tc>
        <w:tc>
          <w:tcPr>
            <w:tcW w:w="4044" w:type="dxa"/>
          </w:tcPr>
          <w:p>
            <w:pPr>
              <w:bidi w:val="0"/>
              <w:rPr>
                <w:ins w:id="1008" w:author="G012787" w:date="2026-02-04T10:27:30Z"/>
                <w:rFonts w:hint="default"/>
              </w:rPr>
            </w:pPr>
            <w:ins w:id="1009" w:author="G012787" w:date="2026-02-04T10:27:30Z">
              <w:r>
                <w:rPr>
                  <w:rFonts w:hint="eastAsia"/>
                </w:rPr>
                <w:t>当前标况</w:t>
              </w:r>
            </w:ins>
            <w:ins w:id="1010" w:author="G012787" w:date="2026-02-04T10:27:30Z">
              <w:r>
                <w:rPr>
                  <w:rFonts w:hint="eastAsia"/>
                  <w:lang w:eastAsia="zh-CN"/>
                </w:rPr>
                <w:t>累积</w:t>
              </w:r>
            </w:ins>
            <w:ins w:id="1011" w:author="G012787" w:date="2026-02-04T10:27:30Z">
              <w:r>
                <w:rPr>
                  <w:rFonts w:hint="eastAsia"/>
                </w:rPr>
                <w:t>气量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012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  <w:ins w:id="1013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014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015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016" w:author="G012787" w:date="2026-02-04T10:27:30Z"/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ins w:id="1017" w:author="G012787" w:date="2026-02-04T10:27:30Z"/>
                <w:rFonts w:hint="default"/>
              </w:rPr>
            </w:pPr>
            <w:ins w:id="1018" w:author="G012787" w:date="2026-02-04T10:27:30Z">
              <w:r>
                <w:rPr>
                  <w:rFonts w:hint="default"/>
                </w:rPr>
                <w:t>4</w:t>
              </w:r>
            </w:ins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ins w:id="1019" w:author="G012787" w:date="2026-02-04T10:27:30Z"/>
                <w:rFonts w:hint="default"/>
              </w:rPr>
            </w:pPr>
            <w:ins w:id="1020" w:author="G012787" w:date="2026-02-04T10:27:30Z">
              <w:r>
                <w:rPr>
                  <w:rFonts w:hint="default"/>
                </w:rPr>
                <w:t>终端状态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021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  <w:ins w:id="1022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023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024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025" w:author="G012787" w:date="2026-02-04T10:27:30Z"/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ins w:id="1026" w:author="G012787" w:date="2026-02-04T10:27:30Z"/>
                <w:rFonts w:hint="eastAsia"/>
              </w:rPr>
            </w:pPr>
            <w:ins w:id="1027" w:author="G012787" w:date="2026-02-04T10:27:30Z">
              <w:r>
                <w:rPr>
                  <w:rFonts w:hint="default"/>
                </w:rPr>
                <w:t>4</w:t>
              </w:r>
            </w:ins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ins w:id="1028" w:author="G012787" w:date="2026-02-04T10:27:30Z"/>
                <w:rFonts w:hint="eastAsia"/>
              </w:rPr>
            </w:pPr>
            <w:ins w:id="1029" w:author="G012787" w:date="2026-02-04T10:27:30Z">
              <w:r>
                <w:rPr>
                  <w:rFonts w:hint="default"/>
                </w:rPr>
                <w:t>终端厂商自定义终端状态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030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  <w:ins w:id="1031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032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033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034" w:author="G012787" w:date="2026-02-04T10:27:30Z"/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ins w:id="1035" w:author="G012787" w:date="2026-02-04T10:27:30Z"/>
                <w:rFonts w:hint="default"/>
              </w:rPr>
            </w:pPr>
            <w:ins w:id="1036" w:author="G012787" w:date="2026-02-04T10:27:30Z">
              <w:r>
                <w:rPr>
                  <w:rFonts w:hint="eastAsia"/>
                </w:rPr>
                <w:t>4</w:t>
              </w:r>
            </w:ins>
          </w:p>
        </w:tc>
        <w:tc>
          <w:tcPr>
            <w:tcW w:w="4044" w:type="dxa"/>
          </w:tcPr>
          <w:p>
            <w:pPr>
              <w:bidi w:val="0"/>
              <w:rPr>
                <w:ins w:id="1037" w:author="G012787" w:date="2026-02-04T10:27:30Z"/>
                <w:rFonts w:hint="default"/>
              </w:rPr>
            </w:pPr>
            <w:ins w:id="1038" w:author="G012787" w:date="2026-02-04T10:27:30Z">
              <w:r>
                <w:rPr>
                  <w:rFonts w:hint="eastAsia"/>
                </w:rPr>
                <w:t>NB网络信号强度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039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  <w:ins w:id="1040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041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042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043" w:author="G012787" w:date="2026-02-04T10:27:30Z"/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ins w:id="1044" w:author="G012787" w:date="2026-02-04T10:27:30Z"/>
                <w:rFonts w:hint="default"/>
              </w:rPr>
            </w:pPr>
            <w:ins w:id="1045" w:author="G012787" w:date="2026-02-04T10:27:30Z">
              <w:r>
                <w:rPr>
                  <w:rFonts w:hint="eastAsia"/>
                </w:rPr>
                <w:t>1</w:t>
              </w:r>
            </w:ins>
          </w:p>
        </w:tc>
        <w:tc>
          <w:tcPr>
            <w:tcW w:w="4044" w:type="dxa"/>
          </w:tcPr>
          <w:p>
            <w:pPr>
              <w:bidi w:val="0"/>
              <w:rPr>
                <w:ins w:id="1046" w:author="G012787" w:date="2026-02-04T10:27:30Z"/>
                <w:rFonts w:hint="default"/>
              </w:rPr>
            </w:pPr>
            <w:ins w:id="1047" w:author="G012787" w:date="2026-02-04T10:27:30Z">
              <w:r>
                <w:rPr>
                  <w:rFonts w:hint="eastAsia"/>
                </w:rPr>
                <w:t>供电类型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048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  <w:ins w:id="1049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050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051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052" w:author="G012787" w:date="2026-02-04T10:27:30Z"/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ins w:id="1053" w:author="G012787" w:date="2026-02-04T10:27:30Z"/>
                <w:rFonts w:hint="default"/>
              </w:rPr>
            </w:pPr>
            <w:ins w:id="1054" w:author="G012787" w:date="2026-02-04T10:27:30Z">
              <w:r>
                <w:rPr>
                  <w:rFonts w:hint="eastAsia"/>
                </w:rPr>
                <w:t>2</w:t>
              </w:r>
            </w:ins>
          </w:p>
        </w:tc>
        <w:tc>
          <w:tcPr>
            <w:tcW w:w="4044" w:type="dxa"/>
          </w:tcPr>
          <w:p>
            <w:pPr>
              <w:bidi w:val="0"/>
              <w:rPr>
                <w:ins w:id="1055" w:author="G012787" w:date="2026-02-04T10:27:30Z"/>
                <w:rFonts w:hint="default"/>
              </w:rPr>
            </w:pPr>
            <w:ins w:id="1056" w:author="G012787" w:date="2026-02-04T10:27:30Z">
              <w:r>
                <w:rPr>
                  <w:rFonts w:hint="eastAsia"/>
                </w:rPr>
                <w:t>主电电池电压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057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  <w:jc w:val="center"/>
          <w:ins w:id="1058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059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060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061" w:author="G012787" w:date="2026-02-04T10:27:30Z"/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ins w:id="1062" w:author="G012787" w:date="2026-02-04T10:27:30Z"/>
                <w:rFonts w:hint="default"/>
              </w:rPr>
            </w:pPr>
            <w:ins w:id="1063" w:author="G012787" w:date="2026-02-04T10:27:30Z">
              <w:r>
                <w:rPr>
                  <w:rFonts w:hint="eastAsia"/>
                </w:rPr>
                <w:t>1</w:t>
              </w:r>
            </w:ins>
          </w:p>
        </w:tc>
        <w:tc>
          <w:tcPr>
            <w:tcW w:w="4044" w:type="dxa"/>
          </w:tcPr>
          <w:p>
            <w:pPr>
              <w:bidi w:val="0"/>
              <w:rPr>
                <w:ins w:id="1064" w:author="G012787" w:date="2026-02-04T10:27:30Z"/>
                <w:rFonts w:hint="default"/>
              </w:rPr>
            </w:pPr>
            <w:ins w:id="1065" w:author="G012787" w:date="2026-02-04T10:27:30Z">
              <w:r>
                <w:rPr>
                  <w:rFonts w:hint="eastAsia"/>
                </w:rPr>
                <w:t>主电电量百分比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066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  <w:ins w:id="1067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068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069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070" w:author="G012787" w:date="2026-02-04T10:27:30Z"/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ins w:id="1071" w:author="G012787" w:date="2026-02-04T10:27:30Z"/>
                <w:rFonts w:hint="eastAsia"/>
              </w:rPr>
            </w:pPr>
            <w:ins w:id="1072" w:author="G012787" w:date="2026-02-04T10:27:30Z">
              <w:r>
                <w:rPr>
                  <w:rFonts w:hint="eastAsia"/>
                </w:rPr>
                <w:t>2</w:t>
              </w:r>
            </w:ins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ins w:id="1073" w:author="G012787" w:date="2026-02-04T10:27:30Z"/>
                <w:rFonts w:hint="eastAsia"/>
              </w:rPr>
            </w:pPr>
            <w:ins w:id="1074" w:author="G012787" w:date="2026-02-04T10:27:30Z">
              <w:r>
                <w:rPr>
                  <w:rFonts w:hint="eastAsia"/>
                </w:rPr>
                <w:t>声速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075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  <w:ins w:id="1076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077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078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079" w:author="G012787" w:date="2026-02-04T10:27:30Z"/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ins w:id="1080" w:author="G012787" w:date="2026-02-04T10:27:30Z"/>
                <w:rFonts w:hint="eastAsia"/>
              </w:rPr>
            </w:pPr>
            <w:ins w:id="1081" w:author="G012787" w:date="2026-02-04T10:27:30Z">
              <w:r>
                <w:rPr>
                  <w:rFonts w:hint="eastAsia"/>
                </w:rPr>
                <w:t>2</w:t>
              </w:r>
            </w:ins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ins w:id="1082" w:author="G012787" w:date="2026-02-04T10:27:30Z"/>
                <w:rFonts w:hint="eastAsia"/>
              </w:rPr>
            </w:pPr>
            <w:ins w:id="1083" w:author="G012787" w:date="2026-02-04T10:27:30Z">
              <w:r>
                <w:rPr>
                  <w:rFonts w:hint="eastAsia"/>
                </w:rPr>
                <w:t>温度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084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  <w:jc w:val="center"/>
          <w:ins w:id="1085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086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087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088" w:author="G012787" w:date="2026-02-04T10:27:30Z"/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ins w:id="1089" w:author="G012787" w:date="2026-02-04T10:27:30Z"/>
                <w:rFonts w:hint="eastAsia"/>
              </w:rPr>
            </w:pPr>
            <w:ins w:id="1090" w:author="G012787" w:date="2026-02-04T10:27:30Z">
              <w:r>
                <w:rPr>
                  <w:rFonts w:hint="eastAsia"/>
                </w:rPr>
                <w:t>4</w:t>
              </w:r>
            </w:ins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ins w:id="1091" w:author="G012787" w:date="2026-02-04T10:27:30Z"/>
                <w:rFonts w:hint="eastAsia" w:eastAsia="宋体"/>
                <w:lang w:val="en-US" w:eastAsia="zh-CN"/>
              </w:rPr>
            </w:pPr>
            <w:ins w:id="1092" w:author="G012787" w:date="2026-02-04T10:27:30Z">
              <w:r>
                <w:rPr>
                  <w:rFonts w:hint="eastAsia"/>
                </w:rPr>
                <w:t>压力</w:t>
              </w:r>
            </w:ins>
            <w:ins w:id="1093" w:author="G012787" w:date="2026-02-04T10:28:15Z">
              <w:r>
                <w:rPr>
                  <w:rFonts w:hint="eastAsia"/>
                  <w:lang w:val="en-US" w:eastAsia="zh-CN"/>
                </w:rPr>
                <w:t xml:space="preserve"> </w:t>
              </w:r>
            </w:ins>
            <w:ins w:id="1094" w:author="G012787" w:date="2026-02-04T10:28:16Z">
              <w:r>
                <w:rPr>
                  <w:rFonts w:hint="eastAsia"/>
                  <w:lang w:val="en-US" w:eastAsia="zh-CN"/>
                </w:rPr>
                <w:t>（</w:t>
              </w:r>
            </w:ins>
            <w:ins w:id="1095" w:author="G012787" w:date="2026-02-04T10:28:18Z">
              <w:r>
                <w:rPr>
                  <w:rFonts w:hint="eastAsia"/>
                  <w:lang w:val="en-US" w:eastAsia="zh-CN"/>
                </w:rPr>
                <w:t>管道</w:t>
              </w:r>
            </w:ins>
            <w:ins w:id="1096" w:author="G012787" w:date="2026-02-04T10:28:19Z">
              <w:r>
                <w:rPr>
                  <w:rFonts w:hint="eastAsia"/>
                  <w:lang w:val="en-US" w:eastAsia="zh-CN"/>
                </w:rPr>
                <w:t>压力</w:t>
              </w:r>
            </w:ins>
            <w:ins w:id="1097" w:author="G012787" w:date="2026-02-04T10:28:16Z">
              <w:r>
                <w:rPr>
                  <w:rFonts w:hint="eastAsia"/>
                  <w:lang w:val="en-US" w:eastAsia="zh-CN"/>
                </w:rPr>
                <w:t>）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098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rFonts w:hint="eastAsia" w:eastAsia="宋体"/>
                <w:highlight w:val="yellow"/>
                <w:lang w:val="en-US" w:eastAsia="zh-CN"/>
              </w:rPr>
            </w:pPr>
            <w:ins w:id="1099" w:author="G012787" w:date="2026-02-04T10:50:28Z">
              <w:r>
                <w:rPr>
                  <w:rFonts w:hint="eastAsia"/>
                  <w:highlight w:val="yellow"/>
                  <w:lang w:val="en-US" w:eastAsia="zh-CN"/>
                </w:rPr>
                <w:t>4</w:t>
              </w:r>
            </w:ins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rFonts w:hint="default" w:eastAsia="宋体"/>
                <w:highlight w:val="yellow"/>
                <w:lang w:val="en-US" w:eastAsia="zh-CN"/>
              </w:rPr>
            </w:pPr>
            <w:ins w:id="1100" w:author="G012787" w:date="2026-02-04T10:50:31Z">
              <w:r>
                <w:rPr>
                  <w:rFonts w:hint="eastAsia"/>
                  <w:highlight w:val="yellow"/>
                  <w:lang w:val="en-US" w:eastAsia="zh-CN"/>
                </w:rPr>
                <w:t>大气</w:t>
              </w:r>
            </w:ins>
            <w:ins w:id="1101" w:author="G012787" w:date="2026-02-04T10:50:32Z">
              <w:r>
                <w:rPr>
                  <w:rFonts w:hint="eastAsia"/>
                  <w:highlight w:val="yellow"/>
                  <w:lang w:val="en-US" w:eastAsia="zh-CN"/>
                </w:rPr>
                <w:t>压力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ins w:id="1102" w:author="G012787" w:date="2026-02-05T14:00:36Z">
              <w:r>
                <w:rPr>
                  <w:rFonts w:hint="eastAsia"/>
                  <w:highlight w:val="yellow"/>
                  <w:lang w:val="en-US" w:eastAsia="zh-CN"/>
                </w:rPr>
                <w:t>4</w:t>
              </w:r>
            </w:ins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rFonts w:hint="eastAsia"/>
                <w:highlight w:val="yellow"/>
                <w:lang w:val="en-US" w:eastAsia="zh-CN"/>
              </w:rPr>
            </w:pPr>
            <w:ins w:id="1103" w:author="G012787" w:date="2026-02-05T14:00:34Z">
              <w:r>
                <w:rPr>
                  <w:rFonts w:hint="eastAsia"/>
                  <w:highlight w:val="yellow"/>
                  <w:lang w:val="en-US" w:eastAsia="zh-CN"/>
                </w:rPr>
                <w:t>工况瞬时流量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ins w:id="1104" w:author="G012787" w:date="2026-02-05T14:00:47Z">
              <w:r>
                <w:rPr>
                  <w:rFonts w:hint="eastAsia"/>
                  <w:highlight w:val="yellow"/>
                  <w:lang w:val="en-US" w:eastAsia="zh-CN"/>
                </w:rPr>
                <w:t>4</w:t>
              </w:r>
            </w:ins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ins w:id="1105" w:author="G012787" w:date="2026-02-05T14:00:50Z">
              <w:r>
                <w:rPr>
                  <w:rFonts w:hint="eastAsia"/>
                  <w:highlight w:val="yellow"/>
                  <w:lang w:val="en-US" w:eastAsia="zh-CN"/>
                </w:rPr>
                <w:t>标况</w:t>
              </w:r>
            </w:ins>
            <w:ins w:id="1106" w:author="G012787" w:date="2026-02-05T14:00:51Z">
              <w:r>
                <w:rPr>
                  <w:rFonts w:hint="eastAsia"/>
                  <w:highlight w:val="yellow"/>
                  <w:lang w:val="en-US" w:eastAsia="zh-CN"/>
                </w:rPr>
                <w:t>瞬时</w:t>
              </w:r>
            </w:ins>
            <w:ins w:id="1107" w:author="G012787" w:date="2026-02-05T14:00:52Z">
              <w:r>
                <w:rPr>
                  <w:rFonts w:hint="eastAsia"/>
                  <w:highlight w:val="yellow"/>
                  <w:lang w:val="en-US" w:eastAsia="zh-CN"/>
                </w:rPr>
                <w:t>流量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  <w:jc w:val="center"/>
        </w:trPr>
        <w:tc>
          <w:tcPr>
            <w:tcW w:w="1167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600" w:type="dxa"/>
            <w:vAlign w:val="top"/>
          </w:tcPr>
          <w:p>
            <w:pPr>
              <w:bidi w:val="0"/>
              <w:rPr>
                <w:rFonts w:hint="default"/>
                <w:highlight w:val="yellow"/>
                <w:lang w:val="en-US" w:eastAsia="zh-CN"/>
              </w:rPr>
            </w:pPr>
            <w:ins w:id="1108" w:author="G012787" w:date="2026-03-03T11:43:21Z">
              <w:r>
                <w:rPr>
                  <w:rFonts w:hint="eastAsia"/>
                  <w:highlight w:val="yellow"/>
                  <w:lang w:val="en-US" w:eastAsia="zh-CN"/>
                </w:rPr>
                <w:t>1</w:t>
              </w:r>
            </w:ins>
          </w:p>
        </w:tc>
        <w:tc>
          <w:tcPr>
            <w:tcW w:w="4044" w:type="dxa"/>
            <w:vAlign w:val="top"/>
          </w:tcPr>
          <w:p>
            <w:pPr>
              <w:bidi w:val="0"/>
              <w:rPr>
                <w:rFonts w:hint="eastAsia"/>
                <w:highlight w:val="yellow"/>
                <w:lang w:val="en-US" w:eastAsia="zh-CN"/>
              </w:rPr>
            </w:pPr>
            <w:ins w:id="1109" w:author="G012787" w:date="2026-03-03T11:43:22Z">
              <w:r>
                <w:rPr>
                  <w:rFonts w:ascii="Helvetica" w:hAnsi="Helvetica" w:eastAsia="Helvetica" w:cs="Helvetica"/>
                  <w:i w:val="0"/>
                  <w:iCs w:val="0"/>
                  <w:caps w:val="0"/>
                  <w:color w:val="606266"/>
                  <w:spacing w:val="0"/>
                  <w:sz w:val="22"/>
                  <w:szCs w:val="22"/>
                  <w:highlight w:val="yellow"/>
                  <w:shd w:val="clear" w:fill="FFFFFF"/>
                  <w:rPrChange w:id="1110" w:author="G012787" w:date="2026-03-03T11:44:21Z"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606266"/>
                      <w:spacing w:val="0"/>
                      <w:sz w:val="22"/>
                      <w:szCs w:val="22"/>
                      <w:shd w:val="clear" w:fill="FFFFFF"/>
                    </w:rPr>
                  </w:rPrChange>
                </w:rPr>
                <w:t>压力传感器超期未校准剩余时间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  <w:ins w:id="1111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112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113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114" w:author="G012787" w:date="2026-02-04T10:27:30Z"/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ins w:id="1115" w:author="G012787" w:date="2026-02-04T10:27:30Z"/>
                <w:rFonts w:hint="default" w:eastAsia="宋体"/>
                <w:lang w:val="en-US" w:eastAsia="zh-CN"/>
              </w:rPr>
            </w:pPr>
            <w:ins w:id="1116" w:author="G012787" w:date="2026-02-04T10:27:30Z">
              <w:r>
                <w:rPr>
                  <w:rFonts w:hint="eastAsia"/>
                  <w:lang w:val="en-US" w:eastAsia="zh-CN"/>
                </w:rPr>
                <w:t>292</w:t>
              </w:r>
            </w:ins>
          </w:p>
        </w:tc>
        <w:tc>
          <w:tcPr>
            <w:tcW w:w="4044" w:type="dxa"/>
          </w:tcPr>
          <w:p>
            <w:pPr>
              <w:bidi w:val="0"/>
              <w:rPr>
                <w:ins w:id="1117" w:author="G012787" w:date="2026-02-04T10:27:30Z"/>
                <w:rFonts w:hint="default" w:eastAsia="宋体"/>
                <w:lang w:val="en-US" w:eastAsia="zh-CN"/>
              </w:rPr>
            </w:pPr>
            <w:ins w:id="1118" w:author="G012787" w:date="2026-02-04T10:27:30Z">
              <w:r>
                <w:rPr>
                  <w:rFonts w:hint="eastAsia"/>
                </w:rPr>
                <w:t>昨天每小时用气日志 参见1</w:t>
              </w:r>
            </w:ins>
            <w:ins w:id="1119" w:author="G012787" w:date="2026-02-04T10:27:30Z">
              <w:r>
                <w:rPr>
                  <w:rFonts w:hint="default"/>
                </w:rPr>
                <w:t>00</w:t>
              </w:r>
            </w:ins>
            <w:ins w:id="1120" w:author="G012787" w:date="2026-02-04T10:27:30Z">
              <w:r>
                <w:rPr>
                  <w:rFonts w:hint="eastAsia"/>
                  <w:lang w:val="en-US" w:eastAsia="zh-CN"/>
                </w:rPr>
                <w:t>7</w:t>
              </w:r>
            </w:ins>
            <w:ins w:id="1121" w:author="G012787" w:date="2026-02-04T10:27:30Z">
              <w:r>
                <w:rPr>
                  <w:rFonts w:hint="eastAsia"/>
                </w:rPr>
                <w:t>电文格式</w:t>
              </w:r>
            </w:ins>
            <w:ins w:id="1122" w:author="G012787" w:date="2026-02-04T10:27:30Z">
              <w:r>
                <w:rPr>
                  <w:rFonts w:hint="eastAsia"/>
                  <w:lang w:eastAsia="zh-CN"/>
                </w:rPr>
                <w:t>，</w:t>
              </w:r>
            </w:ins>
            <w:ins w:id="1123" w:author="G012787" w:date="2026-02-04T10:27:30Z">
              <w:r>
                <w:rPr>
                  <w:rFonts w:hint="eastAsia"/>
                  <w:lang w:val="en-US" w:eastAsia="zh-CN"/>
                </w:rPr>
                <w:t>前四字节是起始日期和天数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124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  <w:ins w:id="1125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126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127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128" w:author="G012787" w:date="2026-02-04T10:27:30Z"/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ins w:id="1129" w:author="G012787" w:date="2026-02-04T10:27:30Z"/>
                <w:rFonts w:hint="default" w:eastAsia="宋体"/>
                <w:lang w:val="en-US" w:eastAsia="zh-CN"/>
              </w:rPr>
            </w:pPr>
            <w:ins w:id="1130" w:author="G012787" w:date="2026-02-04T10:27:30Z">
              <w:r>
                <w:rPr>
                  <w:rFonts w:hint="eastAsia"/>
                  <w:lang w:val="en-US" w:eastAsia="zh-CN"/>
                </w:rPr>
                <w:t>64</w:t>
              </w:r>
            </w:ins>
          </w:p>
        </w:tc>
        <w:tc>
          <w:tcPr>
            <w:tcW w:w="4044" w:type="dxa"/>
          </w:tcPr>
          <w:p>
            <w:pPr>
              <w:bidi w:val="0"/>
              <w:rPr>
                <w:ins w:id="1131" w:author="G012787" w:date="2026-02-04T10:27:30Z"/>
                <w:rFonts w:hint="eastAsia" w:eastAsia="宋体"/>
                <w:lang w:eastAsia="zh-CN"/>
              </w:rPr>
            </w:pPr>
            <w:ins w:id="1132" w:author="G012787" w:date="2026-02-04T10:27:30Z">
              <w:r>
                <w:rPr>
                  <w:rFonts w:hint="eastAsia"/>
                </w:rPr>
                <w:t xml:space="preserve">前5天日用气记录 </w:t>
              </w:r>
            </w:ins>
            <w:ins w:id="1133" w:author="G012787" w:date="2026-02-04T10:27:30Z">
              <w:r>
                <w:rPr>
                  <w:rFonts w:hint="default"/>
                </w:rPr>
                <w:t xml:space="preserve"> </w:t>
              </w:r>
            </w:ins>
            <w:ins w:id="1134" w:author="G012787" w:date="2026-02-04T10:27:30Z">
              <w:r>
                <w:rPr>
                  <w:rFonts w:hint="eastAsia"/>
                </w:rPr>
                <w:t>参见1</w:t>
              </w:r>
            </w:ins>
            <w:ins w:id="1135" w:author="G012787" w:date="2026-02-04T10:27:30Z">
              <w:r>
                <w:rPr>
                  <w:rFonts w:hint="default"/>
                </w:rPr>
                <w:t>00</w:t>
              </w:r>
            </w:ins>
            <w:ins w:id="1136" w:author="G012787" w:date="2026-02-04T10:27:30Z">
              <w:r>
                <w:rPr>
                  <w:rFonts w:hint="eastAsia"/>
                  <w:lang w:val="en-US" w:eastAsia="zh-CN"/>
                </w:rPr>
                <w:t>8</w:t>
              </w:r>
            </w:ins>
            <w:ins w:id="1137" w:author="G012787" w:date="2026-02-04T10:27:30Z">
              <w:r>
                <w:rPr>
                  <w:rFonts w:hint="eastAsia"/>
                </w:rPr>
                <w:t>电文格式</w:t>
              </w:r>
            </w:ins>
            <w:ins w:id="1138" w:author="G012787" w:date="2026-02-04T10:27:30Z">
              <w:r>
                <w:rPr>
                  <w:rFonts w:hint="eastAsia"/>
                  <w:lang w:eastAsia="zh-CN"/>
                </w:rPr>
                <w:t>，</w:t>
              </w:r>
            </w:ins>
            <w:ins w:id="1139" w:author="G012787" w:date="2026-02-04T10:27:30Z">
              <w:r>
                <w:rPr>
                  <w:rFonts w:hint="eastAsia"/>
                  <w:lang w:val="en-US" w:eastAsia="zh-CN"/>
                </w:rPr>
                <w:t>前四字节是起始日期和天数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140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  <w:ins w:id="1141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142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143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144" w:author="G012787" w:date="2026-02-04T10:27:30Z"/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ins w:id="1145" w:author="G012787" w:date="2026-02-04T10:27:30Z"/>
                <w:rFonts w:hint="default"/>
              </w:rPr>
            </w:pPr>
            <w:ins w:id="1146" w:author="G012787" w:date="2026-02-04T10:27:30Z">
              <w:r>
                <w:rPr>
                  <w:rFonts w:hint="eastAsia"/>
                </w:rPr>
                <w:t>1</w:t>
              </w:r>
            </w:ins>
          </w:p>
        </w:tc>
        <w:tc>
          <w:tcPr>
            <w:tcW w:w="4044" w:type="dxa"/>
          </w:tcPr>
          <w:p>
            <w:pPr>
              <w:bidi w:val="0"/>
              <w:rPr>
                <w:ins w:id="1147" w:author="G012787" w:date="2026-02-04T10:27:30Z"/>
                <w:rFonts w:hint="default"/>
              </w:rPr>
            </w:pPr>
            <w:ins w:id="1148" w:author="G012787" w:date="2026-02-04T10:27:30Z">
              <w:r>
                <w:rPr>
                  <w:rFonts w:hint="default"/>
                </w:rPr>
                <w:t>上报方式:</w:t>
              </w:r>
            </w:ins>
          </w:p>
          <w:p>
            <w:pPr>
              <w:bidi w:val="0"/>
              <w:rPr>
                <w:ins w:id="1149" w:author="G012787" w:date="2026-02-04T10:27:30Z"/>
                <w:rFonts w:hint="default"/>
              </w:rPr>
            </w:pPr>
            <w:ins w:id="1150" w:author="G012787" w:date="2026-02-04T10:27:30Z">
              <w:r>
                <w:rPr>
                  <w:rFonts w:hint="default"/>
                </w:rPr>
                <w:t>0：自动定时</w:t>
              </w:r>
            </w:ins>
          </w:p>
          <w:p>
            <w:pPr>
              <w:bidi w:val="0"/>
              <w:rPr>
                <w:ins w:id="1151" w:author="G012787" w:date="2026-02-04T10:27:30Z"/>
                <w:rFonts w:hint="default"/>
              </w:rPr>
            </w:pPr>
            <w:ins w:id="1152" w:author="G012787" w:date="2026-02-04T10:27:30Z">
              <w:r>
                <w:rPr>
                  <w:rFonts w:hint="default"/>
                </w:rPr>
                <w:t>1：手动按键</w:t>
              </w:r>
            </w:ins>
          </w:p>
          <w:p>
            <w:pPr>
              <w:bidi w:val="0"/>
              <w:rPr>
                <w:ins w:id="1153" w:author="G012787" w:date="2026-02-04T10:27:30Z"/>
                <w:rFonts w:hint="default"/>
              </w:rPr>
            </w:pPr>
            <w:ins w:id="1154" w:author="G012787" w:date="2026-02-04T10:27:30Z">
              <w:r>
                <w:rPr>
                  <w:rFonts w:hint="default"/>
                </w:rPr>
                <w:t>5：</w:t>
              </w:r>
            </w:ins>
            <w:ins w:id="1155" w:author="G012787" w:date="2026-02-04T10:27:30Z">
              <w:r>
                <w:rPr>
                  <w:rFonts w:hint="eastAsia"/>
                  <w:lang w:val="en-US" w:eastAsia="zh-CN"/>
                </w:rPr>
                <w:t>主电</w:t>
              </w:r>
            </w:ins>
            <w:ins w:id="1156" w:author="G012787" w:date="2026-02-04T10:27:30Z">
              <w:r>
                <w:rPr>
                  <w:rFonts w:hint="eastAsia"/>
                  <w:lang w:eastAsia="zh-CN"/>
                </w:rPr>
                <w:t>电</w:t>
              </w:r>
            </w:ins>
            <w:ins w:id="1157" w:author="G012787" w:date="2026-02-04T10:27:30Z">
              <w:r>
                <w:rPr>
                  <w:rFonts w:hint="eastAsia"/>
                  <w:lang w:val="en-US" w:eastAsia="zh-CN"/>
                </w:rPr>
                <w:t>压</w:t>
              </w:r>
            </w:ins>
            <w:ins w:id="1158" w:author="G012787" w:date="2026-02-04T10:27:30Z">
              <w:r>
                <w:rPr>
                  <w:rFonts w:hint="eastAsia"/>
                  <w:lang w:eastAsia="zh-CN"/>
                </w:rPr>
                <w:t>低</w:t>
              </w:r>
            </w:ins>
            <w:ins w:id="1159" w:author="G012787" w:date="2026-02-04T10:27:30Z">
              <w:r>
                <w:rPr>
                  <w:rFonts w:hint="default"/>
                </w:rPr>
                <w:t>上报</w:t>
              </w:r>
            </w:ins>
          </w:p>
          <w:p>
            <w:pPr>
              <w:bidi w:val="0"/>
              <w:rPr>
                <w:ins w:id="1160" w:author="G012787" w:date="2026-02-04T10:27:30Z"/>
                <w:rFonts w:hint="default"/>
                <w:lang w:val="en-US" w:eastAsia="zh-CN"/>
              </w:rPr>
            </w:pPr>
            <w:ins w:id="1161" w:author="G012787" w:date="2026-02-04T10:27:30Z">
              <w:r>
                <w:rPr>
                  <w:rFonts w:hint="eastAsia"/>
                  <w:lang w:val="en-US" w:eastAsia="zh-CN"/>
                </w:rPr>
                <w:t>6：主电掉电上报</w:t>
              </w:r>
            </w:ins>
          </w:p>
          <w:p>
            <w:pPr>
              <w:bidi w:val="0"/>
              <w:rPr>
                <w:ins w:id="1162" w:author="G012787" w:date="2026-02-04T10:27:30Z"/>
                <w:rFonts w:hint="default"/>
              </w:rPr>
            </w:pPr>
            <w:ins w:id="1163" w:author="G012787" w:date="2026-02-04T10:27:30Z">
              <w:r>
                <w:rPr>
                  <w:rFonts w:hint="eastAsia"/>
                  <w:lang w:val="en-US" w:eastAsia="zh-CN"/>
                </w:rPr>
                <w:t>7</w:t>
              </w:r>
            </w:ins>
            <w:ins w:id="1164" w:author="G012787" w:date="2026-02-04T10:27:30Z">
              <w:r>
                <w:rPr>
                  <w:rFonts w:hint="default"/>
                </w:rPr>
                <w:t>：上电池上报</w:t>
              </w:r>
            </w:ins>
          </w:p>
          <w:p>
            <w:pPr>
              <w:bidi w:val="0"/>
              <w:rPr>
                <w:ins w:id="1165" w:author="G012787" w:date="2026-02-04T10:27:30Z"/>
                <w:rFonts w:hint="default"/>
              </w:rPr>
            </w:pPr>
            <w:ins w:id="1166" w:author="G012787" w:date="2026-02-04T10:27:30Z">
              <w:r>
                <w:rPr>
                  <w:rFonts w:hint="default"/>
                </w:rPr>
                <w:t>9：计量异常上报（指非磁性元件计量时）</w:t>
              </w:r>
            </w:ins>
          </w:p>
          <w:p>
            <w:pPr>
              <w:bidi w:val="0"/>
              <w:rPr>
                <w:ins w:id="1167" w:author="G012787" w:date="2026-02-04T10:27:30Z"/>
                <w:rFonts w:hint="eastAsia"/>
                <w:lang w:val="en-US" w:eastAsia="zh-CN"/>
              </w:rPr>
            </w:pPr>
            <w:ins w:id="1168" w:author="G012787" w:date="2026-02-04T10:27:30Z">
              <w:r>
                <w:rPr>
                  <w:rFonts w:hint="eastAsia"/>
                  <w:lang w:val="en-US" w:eastAsia="zh-CN"/>
                </w:rPr>
                <w:t>10：</w:t>
              </w:r>
            </w:ins>
            <w:ins w:id="1169" w:author="G012787" w:date="2026-02-04T10:27:30Z">
              <w:r>
                <w:rPr>
                  <w:rFonts w:hint="eastAsia"/>
                  <w:lang w:eastAsia="zh-CN"/>
                </w:rPr>
                <w:t>燃气报警器联动告警上报</w:t>
              </w:r>
            </w:ins>
          </w:p>
          <w:p>
            <w:pPr>
              <w:bidi w:val="0"/>
              <w:rPr>
                <w:ins w:id="1170" w:author="G012787" w:date="2026-02-04T10:27:30Z"/>
                <w:rFonts w:hint="eastAsia"/>
                <w:lang w:val="en-US" w:eastAsia="zh-CN"/>
              </w:rPr>
            </w:pPr>
            <w:ins w:id="1171" w:author="G012787" w:date="2026-02-04T10:27:30Z">
              <w:r>
                <w:rPr>
                  <w:rFonts w:hint="eastAsia"/>
                  <w:lang w:val="en-US" w:eastAsia="zh-CN"/>
                </w:rPr>
                <w:t>11：燃气报警器断线上报</w:t>
              </w:r>
            </w:ins>
          </w:p>
          <w:p>
            <w:pPr>
              <w:bidi w:val="0"/>
              <w:rPr>
                <w:ins w:id="1172" w:author="G012787" w:date="2026-02-04T10:27:30Z"/>
                <w:rFonts w:hint="default"/>
              </w:rPr>
            </w:pPr>
            <w:ins w:id="1173" w:author="G012787" w:date="2026-02-04T10:27:30Z">
              <w:r>
                <w:rPr>
                  <w:rFonts w:hint="default"/>
                </w:rPr>
                <w:t>15：</w:t>
              </w:r>
            </w:ins>
            <w:ins w:id="1174" w:author="G012787" w:date="2026-02-04T10:27:30Z">
              <w:r>
                <w:rPr>
                  <w:rFonts w:hint="eastAsia"/>
                  <w:lang w:val="en-US" w:eastAsia="zh-CN"/>
                </w:rPr>
                <w:t>异常大流量</w:t>
              </w:r>
            </w:ins>
            <w:ins w:id="1175" w:author="G012787" w:date="2026-02-04T10:27:30Z">
              <w:r>
                <w:rPr>
                  <w:rFonts w:hint="default"/>
                </w:rPr>
                <w:t>上报</w:t>
              </w:r>
            </w:ins>
          </w:p>
          <w:p>
            <w:pPr>
              <w:bidi w:val="0"/>
              <w:rPr>
                <w:ins w:id="1176" w:author="G012787" w:date="2026-02-04T10:27:30Z"/>
                <w:rFonts w:hint="eastAsia"/>
                <w:lang w:val="en-US" w:eastAsia="zh-CN"/>
              </w:rPr>
            </w:pPr>
            <w:ins w:id="1177" w:author="G012787" w:date="2026-02-04T10:27:30Z">
              <w:r>
                <w:rPr>
                  <w:rFonts w:hint="eastAsia"/>
                  <w:lang w:val="en-US" w:eastAsia="zh-CN"/>
                </w:rPr>
                <w:t>16：预结算余额不足一级告警上报</w:t>
              </w:r>
            </w:ins>
          </w:p>
          <w:p>
            <w:pPr>
              <w:bidi w:val="0"/>
              <w:rPr>
                <w:ins w:id="1178" w:author="G012787" w:date="2026-02-04T10:27:30Z"/>
                <w:rFonts w:hint="eastAsia"/>
                <w:lang w:val="en-US" w:eastAsia="zh-CN"/>
              </w:rPr>
            </w:pPr>
            <w:ins w:id="1179" w:author="G012787" w:date="2026-02-04T10:27:30Z">
              <w:r>
                <w:rPr>
                  <w:rFonts w:hint="eastAsia"/>
                  <w:lang w:val="en-US" w:eastAsia="zh-CN"/>
                </w:rPr>
                <w:t>17：预结算透支告警上报</w:t>
              </w:r>
            </w:ins>
          </w:p>
          <w:p>
            <w:pPr>
              <w:bidi w:val="0"/>
              <w:rPr>
                <w:ins w:id="1180" w:author="G012787" w:date="2026-02-04T10:27:30Z"/>
                <w:rFonts w:hint="eastAsia"/>
                <w:lang w:val="en-US" w:eastAsia="zh-CN"/>
              </w:rPr>
            </w:pPr>
            <w:ins w:id="1181" w:author="G012787" w:date="2026-02-04T10:27:30Z">
              <w:r>
                <w:rPr>
                  <w:rFonts w:hint="eastAsia"/>
                  <w:lang w:val="en-US" w:eastAsia="zh-CN"/>
                </w:rPr>
                <w:t>18：管道防拆告警上报</w:t>
              </w:r>
            </w:ins>
          </w:p>
          <w:p>
            <w:pPr>
              <w:bidi w:val="0"/>
              <w:rPr>
                <w:ins w:id="1182" w:author="G012787" w:date="2026-02-04T10:27:30Z"/>
                <w:rFonts w:hint="default"/>
                <w:lang w:val="en-US" w:eastAsia="zh-CN"/>
              </w:rPr>
            </w:pPr>
            <w:ins w:id="1183" w:author="G012787" w:date="2026-02-04T10:27:30Z">
              <w:r>
                <w:rPr>
                  <w:rFonts w:hint="eastAsia"/>
                  <w:lang w:val="en-US" w:eastAsia="zh-CN"/>
                </w:rPr>
                <w:t>19：外壳防拆告警上报</w:t>
              </w:r>
            </w:ins>
          </w:p>
          <w:p>
            <w:pPr>
              <w:bidi w:val="0"/>
              <w:rPr>
                <w:ins w:id="1184" w:author="G012787" w:date="2026-02-04T10:27:30Z"/>
                <w:rFonts w:hint="default"/>
              </w:rPr>
            </w:pPr>
            <w:ins w:id="1185" w:author="G012787" w:date="2026-02-04T10:27:30Z">
              <w:r>
                <w:rPr>
                  <w:rFonts w:hint="default"/>
                </w:rPr>
                <w:t>20：多天不用气上报</w:t>
              </w:r>
            </w:ins>
          </w:p>
          <w:p>
            <w:pPr>
              <w:bidi w:val="0"/>
              <w:rPr>
                <w:ins w:id="1186" w:author="G012787" w:date="2026-02-04T10:27:30Z"/>
                <w:rFonts w:hint="default"/>
              </w:rPr>
            </w:pPr>
            <w:ins w:id="1187" w:author="G012787" w:date="2026-02-04T10:27:30Z">
              <w:r>
                <w:rPr>
                  <w:rFonts w:hint="default"/>
                </w:rPr>
                <w:t>21：阀门直通上报</w:t>
              </w:r>
            </w:ins>
          </w:p>
          <w:p>
            <w:pPr>
              <w:bidi w:val="0"/>
              <w:rPr>
                <w:ins w:id="1188" w:author="G012787" w:date="2026-02-04T10:27:30Z"/>
                <w:rFonts w:hint="default"/>
              </w:rPr>
            </w:pPr>
            <w:ins w:id="1189" w:author="G012787" w:date="2026-02-04T10:27:30Z">
              <w:r>
                <w:rPr>
                  <w:rFonts w:hint="default"/>
                </w:rPr>
                <w:t>22：阀门动作上报</w:t>
              </w:r>
            </w:ins>
          </w:p>
          <w:p>
            <w:pPr>
              <w:bidi w:val="0"/>
              <w:rPr>
                <w:ins w:id="1190" w:author="G012787" w:date="2026-02-04T10:27:30Z"/>
                <w:rFonts w:hint="default"/>
              </w:rPr>
            </w:pPr>
            <w:ins w:id="1191" w:author="G012787" w:date="2026-02-04T10:27:30Z">
              <w:r>
                <w:rPr>
                  <w:rFonts w:hint="default"/>
                </w:rPr>
                <w:t>23：微小流上报</w:t>
              </w:r>
            </w:ins>
          </w:p>
          <w:p>
            <w:pPr>
              <w:bidi w:val="0"/>
              <w:rPr>
                <w:ins w:id="1192" w:author="G012787" w:date="2026-02-04T10:27:30Z"/>
                <w:rFonts w:hint="default"/>
                <w:lang w:val="en-US" w:eastAsia="zh-CN"/>
              </w:rPr>
            </w:pPr>
            <w:ins w:id="1193" w:author="G012787" w:date="2026-02-04T10:27:30Z">
              <w:r>
                <w:rPr>
                  <w:rFonts w:hint="eastAsia"/>
                  <w:lang w:val="en-US" w:eastAsia="zh-CN"/>
                </w:rPr>
                <w:t>24：持续流告警上报</w:t>
              </w:r>
            </w:ins>
          </w:p>
          <w:p>
            <w:pPr>
              <w:bidi w:val="0"/>
              <w:rPr>
                <w:ins w:id="1194" w:author="G012787" w:date="2026-02-04T10:27:30Z"/>
                <w:rFonts w:hint="eastAsia"/>
                <w:lang w:eastAsia="zh-CN"/>
              </w:rPr>
            </w:pPr>
            <w:ins w:id="1195" w:author="G012787" w:date="2026-02-04T10:27:30Z">
              <w:r>
                <w:rPr>
                  <w:rFonts w:hint="default"/>
                </w:rPr>
                <w:t>2</w:t>
              </w:r>
            </w:ins>
            <w:ins w:id="1196" w:author="G012787" w:date="2026-02-04T10:27:30Z">
              <w:r>
                <w:rPr>
                  <w:rFonts w:hint="eastAsia"/>
                  <w:lang w:val="en-US" w:eastAsia="zh-CN"/>
                </w:rPr>
                <w:t>5</w:t>
              </w:r>
            </w:ins>
            <w:ins w:id="1197" w:author="G012787" w:date="2026-02-04T10:27:30Z">
              <w:r>
                <w:rPr>
                  <w:rFonts w:hint="default"/>
                </w:rPr>
                <w:t>：</w:t>
              </w:r>
            </w:ins>
            <w:ins w:id="1198" w:author="G012787" w:date="2026-02-04T10:27:30Z">
              <w:r>
                <w:rPr>
                  <w:rFonts w:hint="eastAsia"/>
                  <w:lang w:val="en-US" w:eastAsia="zh-CN"/>
                </w:rPr>
                <w:t>反向流上报</w:t>
              </w:r>
            </w:ins>
          </w:p>
          <w:p>
            <w:pPr>
              <w:bidi w:val="0"/>
              <w:rPr>
                <w:ins w:id="1199" w:author="G012787" w:date="2026-02-04T10:27:30Z"/>
                <w:rFonts w:hint="eastAsia"/>
                <w:lang w:eastAsia="zh-CN"/>
              </w:rPr>
            </w:pPr>
            <w:ins w:id="1200" w:author="G012787" w:date="2026-02-04T10:27:30Z">
              <w:r>
                <w:rPr>
                  <w:rFonts w:hint="default"/>
                </w:rPr>
                <w:t>2</w:t>
              </w:r>
            </w:ins>
            <w:ins w:id="1201" w:author="G012787" w:date="2026-02-04T10:27:30Z">
              <w:r>
                <w:rPr>
                  <w:rFonts w:hint="eastAsia"/>
                  <w:lang w:val="en-US" w:eastAsia="zh-CN"/>
                </w:rPr>
                <w:t>6</w:t>
              </w:r>
            </w:ins>
            <w:ins w:id="1202" w:author="G012787" w:date="2026-02-04T10:27:30Z">
              <w:r>
                <w:rPr>
                  <w:rFonts w:hint="default"/>
                </w:rPr>
                <w:t>：</w:t>
              </w:r>
            </w:ins>
            <w:ins w:id="1203" w:author="G012787" w:date="2026-02-04T10:27:30Z">
              <w:r>
                <w:rPr>
                  <w:rFonts w:hint="eastAsia"/>
                  <w:lang w:val="en-US" w:eastAsia="zh-CN"/>
                </w:rPr>
                <w:t>压力过高</w:t>
              </w:r>
            </w:ins>
            <w:ins w:id="1204" w:author="G012787" w:date="2026-02-04T10:27:30Z">
              <w:r>
                <w:rPr>
                  <w:rFonts w:hint="eastAsia"/>
                  <w:lang w:eastAsia="zh-CN"/>
                </w:rPr>
                <w:t>告警上报</w:t>
              </w:r>
            </w:ins>
          </w:p>
          <w:p>
            <w:pPr>
              <w:bidi w:val="0"/>
              <w:rPr>
                <w:ins w:id="1205" w:author="G012787" w:date="2026-02-04T10:27:30Z"/>
                <w:rFonts w:hint="eastAsia"/>
                <w:lang w:eastAsia="zh-CN"/>
              </w:rPr>
            </w:pPr>
            <w:ins w:id="1206" w:author="G012787" w:date="2026-02-04T10:27:30Z">
              <w:r>
                <w:rPr>
                  <w:rFonts w:hint="default"/>
                </w:rPr>
                <w:t>2</w:t>
              </w:r>
            </w:ins>
            <w:ins w:id="1207" w:author="G012787" w:date="2026-02-04T10:27:30Z">
              <w:r>
                <w:rPr>
                  <w:rFonts w:hint="eastAsia"/>
                  <w:lang w:val="en-US" w:eastAsia="zh-CN"/>
                </w:rPr>
                <w:t>7</w:t>
              </w:r>
            </w:ins>
            <w:ins w:id="1208" w:author="G012787" w:date="2026-02-04T10:27:30Z">
              <w:r>
                <w:rPr>
                  <w:rFonts w:hint="default"/>
                </w:rPr>
                <w:t>：</w:t>
              </w:r>
            </w:ins>
            <w:ins w:id="1209" w:author="G012787" w:date="2026-02-04T10:27:30Z">
              <w:r>
                <w:rPr>
                  <w:rFonts w:hint="eastAsia"/>
                  <w:lang w:val="en-US" w:eastAsia="zh-CN"/>
                </w:rPr>
                <w:t>压力过低</w:t>
              </w:r>
            </w:ins>
            <w:ins w:id="1210" w:author="G012787" w:date="2026-02-04T10:27:30Z">
              <w:r>
                <w:rPr>
                  <w:rFonts w:hint="eastAsia"/>
                  <w:lang w:eastAsia="zh-CN"/>
                </w:rPr>
                <w:t>告警上报</w:t>
              </w:r>
            </w:ins>
          </w:p>
          <w:p>
            <w:pPr>
              <w:bidi w:val="0"/>
              <w:rPr>
                <w:ins w:id="1211" w:author="G012787" w:date="2026-02-04T10:27:30Z"/>
                <w:rFonts w:hint="eastAsia"/>
                <w:lang w:eastAsia="zh-CN"/>
              </w:rPr>
            </w:pPr>
            <w:ins w:id="1212" w:author="G012787" w:date="2026-02-04T10:27:30Z">
              <w:r>
                <w:rPr>
                  <w:rFonts w:hint="default"/>
                </w:rPr>
                <w:t>2</w:t>
              </w:r>
            </w:ins>
            <w:ins w:id="1213" w:author="G012787" w:date="2026-02-04T10:27:30Z">
              <w:r>
                <w:rPr>
                  <w:rFonts w:hint="eastAsia"/>
                  <w:lang w:val="en-US" w:eastAsia="zh-CN"/>
                </w:rPr>
                <w:t>8</w:t>
              </w:r>
            </w:ins>
            <w:ins w:id="1214" w:author="G012787" w:date="2026-02-04T10:27:30Z">
              <w:r>
                <w:rPr>
                  <w:rFonts w:hint="default"/>
                </w:rPr>
                <w:t>：</w:t>
              </w:r>
            </w:ins>
            <w:ins w:id="1215" w:author="G012787" w:date="2026-02-04T10:27:30Z">
              <w:r>
                <w:rPr>
                  <w:rFonts w:hint="eastAsia"/>
                  <w:lang w:val="en-US" w:eastAsia="zh-CN"/>
                </w:rPr>
                <w:t>温度过高</w:t>
              </w:r>
            </w:ins>
            <w:ins w:id="1216" w:author="G012787" w:date="2026-02-04T10:27:30Z">
              <w:r>
                <w:rPr>
                  <w:rFonts w:hint="eastAsia"/>
                  <w:lang w:eastAsia="zh-CN"/>
                </w:rPr>
                <w:t>告警上报</w:t>
              </w:r>
            </w:ins>
          </w:p>
          <w:p>
            <w:pPr>
              <w:bidi w:val="0"/>
              <w:rPr>
                <w:ins w:id="1217" w:author="G012787" w:date="2026-02-04T10:27:30Z"/>
                <w:rFonts w:hint="eastAsia"/>
                <w:lang w:eastAsia="zh-CN"/>
              </w:rPr>
            </w:pPr>
            <w:ins w:id="1218" w:author="G012787" w:date="2026-02-04T10:27:30Z">
              <w:r>
                <w:rPr>
                  <w:rFonts w:hint="default"/>
                </w:rPr>
                <w:t>2</w:t>
              </w:r>
            </w:ins>
            <w:ins w:id="1219" w:author="G012787" w:date="2026-02-04T10:27:30Z">
              <w:r>
                <w:rPr>
                  <w:rFonts w:hint="eastAsia"/>
                  <w:lang w:val="en-US" w:eastAsia="zh-CN"/>
                </w:rPr>
                <w:t>9</w:t>
              </w:r>
            </w:ins>
            <w:ins w:id="1220" w:author="G012787" w:date="2026-02-04T10:27:30Z">
              <w:r>
                <w:rPr>
                  <w:rFonts w:hint="default"/>
                </w:rPr>
                <w:t>：</w:t>
              </w:r>
            </w:ins>
            <w:ins w:id="1221" w:author="G012787" w:date="2026-02-04T10:27:30Z">
              <w:r>
                <w:rPr>
                  <w:rFonts w:hint="eastAsia"/>
                  <w:lang w:val="en-US" w:eastAsia="zh-CN"/>
                </w:rPr>
                <w:t>温度过低</w:t>
              </w:r>
            </w:ins>
            <w:ins w:id="1222" w:author="G012787" w:date="2026-02-04T10:27:30Z">
              <w:r>
                <w:rPr>
                  <w:rFonts w:hint="eastAsia"/>
                  <w:lang w:eastAsia="zh-CN"/>
                </w:rPr>
                <w:t>告警上报</w:t>
              </w:r>
            </w:ins>
          </w:p>
          <w:p>
            <w:pPr>
              <w:bidi w:val="0"/>
              <w:rPr>
                <w:ins w:id="1223" w:author="G012787" w:date="2026-02-04T10:27:30Z"/>
                <w:rFonts w:hint="eastAsia"/>
                <w:lang w:eastAsia="zh-CN"/>
              </w:rPr>
            </w:pPr>
            <w:ins w:id="1224" w:author="G012787" w:date="2026-02-04T10:27:30Z">
              <w:r>
                <w:rPr>
                  <w:rFonts w:hint="eastAsia"/>
                  <w:lang w:val="en-US" w:eastAsia="zh-CN"/>
                </w:rPr>
                <w:t>30</w:t>
              </w:r>
            </w:ins>
            <w:ins w:id="1225" w:author="G012787" w:date="2026-02-04T10:27:30Z">
              <w:r>
                <w:rPr>
                  <w:rFonts w:hint="default"/>
                </w:rPr>
                <w:t>：</w:t>
              </w:r>
            </w:ins>
            <w:ins w:id="1226" w:author="G012787" w:date="2026-02-04T10:27:30Z">
              <w:r>
                <w:rPr>
                  <w:rFonts w:hint="eastAsia"/>
                  <w:lang w:val="en-US" w:eastAsia="zh-CN"/>
                </w:rPr>
                <w:t>压力传感器异常</w:t>
              </w:r>
            </w:ins>
            <w:ins w:id="1227" w:author="G012787" w:date="2026-02-04T10:27:30Z">
              <w:r>
                <w:rPr>
                  <w:rFonts w:hint="eastAsia"/>
                  <w:lang w:eastAsia="zh-CN"/>
                </w:rPr>
                <w:t>上报</w:t>
              </w:r>
            </w:ins>
          </w:p>
          <w:p>
            <w:pPr>
              <w:bidi w:val="0"/>
              <w:rPr>
                <w:ins w:id="1228" w:author="G012787" w:date="2026-02-04T10:27:30Z"/>
                <w:rFonts w:hint="eastAsia"/>
                <w:lang w:eastAsia="zh-CN"/>
              </w:rPr>
            </w:pPr>
            <w:ins w:id="1229" w:author="G012787" w:date="2026-02-04T10:27:30Z">
              <w:r>
                <w:rPr>
                  <w:rFonts w:hint="eastAsia"/>
                  <w:lang w:val="en-US" w:eastAsia="zh-CN"/>
                </w:rPr>
                <w:t>31</w:t>
              </w:r>
            </w:ins>
            <w:ins w:id="1230" w:author="G012787" w:date="2026-02-04T10:27:30Z">
              <w:r>
                <w:rPr>
                  <w:rFonts w:hint="default"/>
                </w:rPr>
                <w:t>：</w:t>
              </w:r>
            </w:ins>
            <w:ins w:id="1231" w:author="G012787" w:date="2026-02-04T10:27:30Z">
              <w:r>
                <w:rPr>
                  <w:rFonts w:hint="eastAsia"/>
                  <w:lang w:val="en-US" w:eastAsia="zh-CN"/>
                </w:rPr>
                <w:t>温度传感器异常</w:t>
              </w:r>
            </w:ins>
            <w:ins w:id="1232" w:author="G012787" w:date="2026-02-04T10:27:30Z">
              <w:r>
                <w:rPr>
                  <w:rFonts w:hint="eastAsia"/>
                  <w:lang w:eastAsia="zh-CN"/>
                </w:rPr>
                <w:t>上报</w:t>
              </w:r>
            </w:ins>
          </w:p>
          <w:p>
            <w:pPr>
              <w:bidi w:val="0"/>
              <w:rPr>
                <w:ins w:id="1233" w:author="G012787" w:date="2026-02-04T10:27:30Z"/>
                <w:rFonts w:hint="eastAsia"/>
                <w:strike/>
                <w:lang w:val="en-US" w:eastAsia="zh-CN"/>
              </w:rPr>
            </w:pPr>
            <w:ins w:id="1234" w:author="G012787" w:date="2026-02-04T10:27:30Z">
              <w:r>
                <w:rPr>
                  <w:rFonts w:hint="eastAsia"/>
                  <w:lang w:val="en-US" w:eastAsia="zh-CN"/>
                </w:rPr>
                <w:t>32：计量电池电压低上报</w:t>
              </w:r>
            </w:ins>
          </w:p>
          <w:p>
            <w:pPr>
              <w:bidi w:val="0"/>
              <w:rPr>
                <w:ins w:id="1235" w:author="G012787" w:date="2026-02-04T10:27:30Z"/>
                <w:rFonts w:hint="eastAsia"/>
                <w:lang w:val="en-US" w:eastAsia="zh-CN"/>
              </w:rPr>
            </w:pPr>
            <w:ins w:id="1236" w:author="G012787" w:date="2026-02-04T10:27:30Z">
              <w:r>
                <w:rPr>
                  <w:rFonts w:hint="eastAsia"/>
                  <w:lang w:val="en-US" w:eastAsia="zh-CN"/>
                </w:rPr>
                <w:t>33：</w:t>
              </w:r>
            </w:ins>
            <w:ins w:id="1237" w:author="G012787" w:date="2026-02-04T10:27:30Z">
              <w:r>
                <w:rPr>
                  <w:rFonts w:hint="eastAsia"/>
                  <w:lang w:eastAsia="zh-CN"/>
                </w:rPr>
                <w:t>计量电池断开</w:t>
              </w:r>
            </w:ins>
            <w:ins w:id="1238" w:author="G012787" w:date="2026-02-04T10:27:30Z">
              <w:r>
                <w:rPr>
                  <w:rFonts w:hint="eastAsia"/>
                  <w:lang w:val="en-US" w:eastAsia="zh-CN"/>
                </w:rPr>
                <w:t>告警上报</w:t>
              </w:r>
            </w:ins>
          </w:p>
          <w:p>
            <w:pPr>
              <w:bidi w:val="0"/>
              <w:rPr>
                <w:ins w:id="1239" w:author="G012787" w:date="2026-03-03T11:08:33Z"/>
                <w:rFonts w:hint="eastAsia"/>
                <w:lang w:val="en-US" w:eastAsia="zh-CN"/>
              </w:rPr>
            </w:pPr>
            <w:ins w:id="1240" w:author="G012787" w:date="2026-02-04T10:27:30Z">
              <w:r>
                <w:rPr>
                  <w:rFonts w:hint="eastAsia"/>
                  <w:lang w:val="en-US" w:eastAsia="zh-CN"/>
                </w:rPr>
                <w:t>34：保压测试结束上报</w:t>
              </w:r>
            </w:ins>
          </w:p>
          <w:p>
            <w:pPr>
              <w:bidi w:val="0"/>
              <w:rPr>
                <w:ins w:id="1241" w:author="G012787" w:date="2026-03-03T11:08:34Z"/>
                <w:rFonts w:hint="eastAsia"/>
                <w:highlight w:val="yellow"/>
                <w:lang w:eastAsia="zh-CN"/>
                <w:rPrChange w:id="1242" w:author="G012787" w:date="2026-03-03T11:08:53Z">
                  <w:rPr>
                    <w:ins w:id="1243" w:author="G012787" w:date="2026-03-03T11:08:34Z"/>
                    <w:rFonts w:hint="eastAsia"/>
                    <w:lang w:eastAsia="zh-CN"/>
                  </w:rPr>
                </w:rPrChange>
              </w:rPr>
            </w:pPr>
            <w:ins w:id="1244" w:author="G012787" w:date="2026-03-03T11:08:34Z">
              <w:r>
                <w:rPr>
                  <w:rFonts w:hint="eastAsia"/>
                  <w:highlight w:val="yellow"/>
                  <w:lang w:val="en-US" w:eastAsia="zh-CN"/>
                  <w:rPrChange w:id="1245" w:author="G012787" w:date="2026-03-03T11:08:53Z">
                    <w:rPr>
                      <w:rFonts w:hint="eastAsia"/>
                      <w:lang w:val="en-US" w:eastAsia="zh-CN"/>
                    </w:rPr>
                  </w:rPrChange>
                </w:rPr>
                <w:t>3</w:t>
              </w:r>
            </w:ins>
            <w:ins w:id="1246" w:author="G012787" w:date="2026-03-03T11:08:40Z">
              <w:r>
                <w:rPr>
                  <w:rFonts w:hint="eastAsia"/>
                  <w:highlight w:val="yellow"/>
                  <w:lang w:val="en-US" w:eastAsia="zh-CN"/>
                  <w:rPrChange w:id="1247" w:author="G012787" w:date="2026-03-03T11:08:53Z">
                    <w:rPr>
                      <w:rFonts w:hint="eastAsia"/>
                      <w:lang w:val="en-US" w:eastAsia="zh-CN"/>
                    </w:rPr>
                  </w:rPrChange>
                </w:rPr>
                <w:t>5</w:t>
              </w:r>
            </w:ins>
            <w:ins w:id="1248" w:author="G012787" w:date="2026-03-03T11:08:34Z">
              <w:r>
                <w:rPr>
                  <w:rFonts w:hint="default"/>
                  <w:highlight w:val="yellow"/>
                  <w:rPrChange w:id="1249" w:author="G012787" w:date="2026-03-03T11:08:53Z">
                    <w:rPr>
                      <w:rFonts w:hint="default"/>
                    </w:rPr>
                  </w:rPrChange>
                </w:rPr>
                <w:t>：</w:t>
              </w:r>
            </w:ins>
            <w:ins w:id="1250" w:author="G012787" w:date="2026-03-03T11:08:34Z">
              <w:r>
                <w:rPr>
                  <w:rFonts w:hint="eastAsia"/>
                  <w:highlight w:val="yellow"/>
                  <w:lang w:val="en-US" w:eastAsia="zh-CN"/>
                  <w:rPrChange w:id="1251" w:author="G012787" w:date="2026-03-03T11:08:53Z">
                    <w:rPr>
                      <w:rFonts w:hint="eastAsia"/>
                      <w:lang w:val="en-US" w:eastAsia="zh-CN"/>
                    </w:rPr>
                  </w:rPrChange>
                </w:rPr>
                <w:t>相对压力过高</w:t>
              </w:r>
            </w:ins>
            <w:ins w:id="1252" w:author="G012787" w:date="2026-03-03T11:08:34Z">
              <w:r>
                <w:rPr>
                  <w:rFonts w:hint="eastAsia"/>
                  <w:highlight w:val="yellow"/>
                  <w:lang w:eastAsia="zh-CN"/>
                  <w:rPrChange w:id="1253" w:author="G012787" w:date="2026-03-03T11:08:53Z">
                    <w:rPr>
                      <w:rFonts w:hint="eastAsia"/>
                      <w:lang w:eastAsia="zh-CN"/>
                    </w:rPr>
                  </w:rPrChange>
                </w:rPr>
                <w:t>告警上报</w:t>
              </w:r>
            </w:ins>
          </w:p>
          <w:p>
            <w:pPr>
              <w:bidi w:val="0"/>
              <w:rPr>
                <w:ins w:id="1254" w:author="G012787" w:date="2026-03-03T11:08:34Z"/>
                <w:rFonts w:hint="eastAsia"/>
                <w:highlight w:val="yellow"/>
                <w:lang w:eastAsia="zh-CN"/>
                <w:rPrChange w:id="1255" w:author="G012787" w:date="2026-03-03T11:08:53Z">
                  <w:rPr>
                    <w:ins w:id="1256" w:author="G012787" w:date="2026-03-03T11:08:34Z"/>
                    <w:rFonts w:hint="eastAsia"/>
                    <w:lang w:eastAsia="zh-CN"/>
                  </w:rPr>
                </w:rPrChange>
              </w:rPr>
            </w:pPr>
            <w:ins w:id="1257" w:author="G012787" w:date="2026-03-03T11:08:34Z">
              <w:r>
                <w:rPr>
                  <w:rFonts w:hint="eastAsia"/>
                  <w:highlight w:val="yellow"/>
                  <w:lang w:val="en-US" w:eastAsia="zh-CN"/>
                  <w:rPrChange w:id="1258" w:author="G012787" w:date="2026-03-03T11:08:53Z">
                    <w:rPr>
                      <w:rFonts w:hint="eastAsia"/>
                      <w:lang w:val="en-US" w:eastAsia="zh-CN"/>
                    </w:rPr>
                  </w:rPrChange>
                </w:rPr>
                <w:t>3</w:t>
              </w:r>
            </w:ins>
            <w:ins w:id="1259" w:author="G012787" w:date="2026-03-03T11:08:43Z">
              <w:r>
                <w:rPr>
                  <w:rFonts w:hint="eastAsia"/>
                  <w:highlight w:val="yellow"/>
                  <w:lang w:val="en-US" w:eastAsia="zh-CN"/>
                  <w:rPrChange w:id="1260" w:author="G012787" w:date="2026-03-03T11:08:53Z">
                    <w:rPr>
                      <w:rFonts w:hint="eastAsia"/>
                      <w:lang w:val="en-US" w:eastAsia="zh-CN"/>
                    </w:rPr>
                  </w:rPrChange>
                </w:rPr>
                <w:t>6</w:t>
              </w:r>
            </w:ins>
            <w:ins w:id="1261" w:author="G012787" w:date="2026-03-03T11:08:34Z">
              <w:r>
                <w:rPr>
                  <w:rFonts w:hint="default"/>
                  <w:highlight w:val="yellow"/>
                  <w:rPrChange w:id="1262" w:author="G012787" w:date="2026-03-03T11:08:53Z">
                    <w:rPr>
                      <w:rFonts w:hint="default"/>
                    </w:rPr>
                  </w:rPrChange>
                </w:rPr>
                <w:t>：</w:t>
              </w:r>
            </w:ins>
            <w:ins w:id="1263" w:author="G012787" w:date="2026-03-03T11:08:34Z">
              <w:r>
                <w:rPr>
                  <w:rFonts w:hint="eastAsia"/>
                  <w:highlight w:val="yellow"/>
                  <w:lang w:val="en-US" w:eastAsia="zh-CN"/>
                  <w:rPrChange w:id="1264" w:author="G012787" w:date="2026-03-03T11:08:53Z">
                    <w:rPr>
                      <w:rFonts w:hint="eastAsia"/>
                      <w:lang w:val="en-US" w:eastAsia="zh-CN"/>
                    </w:rPr>
                  </w:rPrChange>
                </w:rPr>
                <w:t>相对压力过低</w:t>
              </w:r>
            </w:ins>
            <w:ins w:id="1265" w:author="G012787" w:date="2026-03-03T11:08:34Z">
              <w:r>
                <w:rPr>
                  <w:rFonts w:hint="eastAsia"/>
                  <w:highlight w:val="yellow"/>
                  <w:lang w:eastAsia="zh-CN"/>
                  <w:rPrChange w:id="1266" w:author="G012787" w:date="2026-03-03T11:08:53Z">
                    <w:rPr>
                      <w:rFonts w:hint="eastAsia"/>
                      <w:lang w:eastAsia="zh-CN"/>
                    </w:rPr>
                  </w:rPrChange>
                </w:rPr>
                <w:t>告警上报</w:t>
              </w:r>
            </w:ins>
          </w:p>
          <w:p>
            <w:pPr>
              <w:bidi w:val="0"/>
              <w:rPr>
                <w:ins w:id="1267" w:author="G012787" w:date="2026-03-03T11:08:34Z"/>
                <w:rFonts w:hint="default"/>
                <w:highlight w:val="yellow"/>
                <w:lang w:val="en-US" w:eastAsia="zh-CN"/>
                <w:rPrChange w:id="1268" w:author="G012787" w:date="2026-03-03T11:08:53Z">
                  <w:rPr>
                    <w:ins w:id="1269" w:author="G012787" w:date="2026-03-03T11:08:34Z"/>
                    <w:rFonts w:hint="default"/>
                    <w:lang w:val="en-US" w:eastAsia="zh-CN"/>
                  </w:rPr>
                </w:rPrChange>
              </w:rPr>
            </w:pPr>
            <w:ins w:id="1270" w:author="G012787" w:date="2026-03-03T11:08:34Z">
              <w:r>
                <w:rPr>
                  <w:rFonts w:hint="eastAsia"/>
                  <w:highlight w:val="yellow"/>
                  <w:lang w:val="en-US" w:eastAsia="zh-CN"/>
                  <w:rPrChange w:id="1271" w:author="G012787" w:date="2026-03-03T11:08:53Z">
                    <w:rPr>
                      <w:rFonts w:hint="eastAsia"/>
                      <w:lang w:val="en-US" w:eastAsia="zh-CN"/>
                    </w:rPr>
                  </w:rPrChange>
                </w:rPr>
                <w:t>3</w:t>
              </w:r>
            </w:ins>
            <w:ins w:id="1272" w:author="G012787" w:date="2026-03-03T11:08:46Z">
              <w:r>
                <w:rPr>
                  <w:rFonts w:hint="eastAsia"/>
                  <w:highlight w:val="yellow"/>
                  <w:lang w:val="en-US" w:eastAsia="zh-CN"/>
                  <w:rPrChange w:id="1273" w:author="G012787" w:date="2026-03-03T11:08:53Z">
                    <w:rPr>
                      <w:rFonts w:hint="eastAsia"/>
                      <w:lang w:val="en-US" w:eastAsia="zh-CN"/>
                    </w:rPr>
                  </w:rPrChange>
                </w:rPr>
                <w:t>7</w:t>
              </w:r>
            </w:ins>
            <w:ins w:id="1274" w:author="G012787" w:date="2026-03-03T11:08:34Z">
              <w:r>
                <w:rPr>
                  <w:rFonts w:hint="eastAsia"/>
                  <w:highlight w:val="yellow"/>
                  <w:lang w:val="en-US" w:eastAsia="zh-CN"/>
                  <w:rPrChange w:id="1275" w:author="G012787" w:date="2026-03-03T11:08:53Z">
                    <w:rPr>
                      <w:rFonts w:hint="eastAsia"/>
                      <w:lang w:val="en-US" w:eastAsia="zh-CN"/>
                    </w:rPr>
                  </w:rPrChange>
                </w:rPr>
                <w:t>：压力传感器超期未校准报警上报</w:t>
              </w:r>
            </w:ins>
          </w:p>
          <w:p>
            <w:pPr>
              <w:pStyle w:val="2"/>
              <w:rPr>
                <w:ins w:id="1276" w:author="G012787" w:date="2026-03-04T13:30:32Z"/>
                <w:rFonts w:hint="eastAsia" w:eastAsia="宋体"/>
                <w:highlight w:val="yellow"/>
                <w:lang w:val="en-US" w:eastAsia="zh-CN"/>
              </w:rPr>
            </w:pPr>
            <w:ins w:id="1277" w:author="G012787" w:date="2026-03-04T13:30:29Z">
              <w:r>
                <w:rPr>
                  <w:rFonts w:hint="eastAsia"/>
                  <w:highlight w:val="yellow"/>
                  <w:lang w:val="en-US" w:eastAsia="zh-CN"/>
                </w:rPr>
                <w:t>3</w:t>
              </w:r>
            </w:ins>
            <w:ins w:id="1278" w:author="G012787" w:date="2026-03-04T13:30:30Z">
              <w:r>
                <w:rPr>
                  <w:rFonts w:hint="eastAsia"/>
                  <w:highlight w:val="yellow"/>
                  <w:lang w:val="en-US" w:eastAsia="zh-CN"/>
                </w:rPr>
                <w:t>8：</w:t>
              </w:r>
            </w:ins>
            <w:ins w:id="1279" w:author="G012787" w:date="2026-03-04T13:30:26Z">
              <w:r>
                <w:rPr>
                  <w:rFonts w:hint="eastAsia"/>
                  <w:highlight w:val="yellow"/>
                  <w:lang w:val="en-US" w:eastAsia="zh-CN"/>
                </w:rPr>
                <w:t>环境大气</w:t>
              </w:r>
            </w:ins>
            <w:ins w:id="1280" w:author="G012787" w:date="2026-03-04T13:30:27Z">
              <w:r>
                <w:rPr>
                  <w:rFonts w:hint="eastAsia"/>
                  <w:highlight w:val="yellow"/>
                </w:rPr>
                <w:t>压</w:t>
              </w:r>
            </w:ins>
            <w:ins w:id="1281" w:author="G012787" w:date="2026-03-04T13:30:27Z">
              <w:r>
                <w:rPr>
                  <w:rFonts w:hint="eastAsia"/>
                  <w:highlight w:val="yellow"/>
                  <w:lang w:val="en-US" w:eastAsia="zh-CN"/>
                </w:rPr>
                <w:t>传感器</w:t>
              </w:r>
            </w:ins>
            <w:ins w:id="1282" w:author="G012787" w:date="2026-03-04T13:30:27Z">
              <w:r>
                <w:rPr>
                  <w:rFonts w:hint="eastAsia"/>
                  <w:highlight w:val="yellow"/>
                </w:rPr>
                <w:t>异常</w:t>
              </w:r>
            </w:ins>
            <w:ins w:id="1283" w:author="G012787" w:date="2026-03-04T13:30:40Z">
              <w:r>
                <w:rPr>
                  <w:rFonts w:hint="eastAsia"/>
                  <w:highlight w:val="yellow"/>
                  <w:lang w:val="en-US" w:eastAsia="zh-CN"/>
                </w:rPr>
                <w:t>上报</w:t>
              </w:r>
            </w:ins>
          </w:p>
          <w:p>
            <w:pPr>
              <w:pStyle w:val="2"/>
              <w:rPr>
                <w:ins w:id="1284" w:author="G012787" w:date="2026-02-04T10:27:30Z"/>
                <w:rFonts w:hint="default"/>
                <w:highlight w:val="yellow"/>
                <w:lang w:val="en-US" w:eastAsia="zh-CN"/>
              </w:rPr>
            </w:pPr>
          </w:p>
          <w:p>
            <w:pPr>
              <w:bidi w:val="0"/>
              <w:rPr>
                <w:ins w:id="1285" w:author="G012787" w:date="2026-02-04T10:27:30Z"/>
                <w:rFonts w:hint="eastAsia"/>
                <w:lang w:val="en-US" w:eastAsia="zh-CN"/>
              </w:rPr>
            </w:pPr>
            <w:ins w:id="1286" w:author="G012787" w:date="2026-02-04T10:27:30Z">
              <w:r>
                <w:rPr>
                  <w:rFonts w:hint="eastAsia"/>
                  <w:lang w:val="en-US" w:eastAsia="zh-CN"/>
                </w:rPr>
                <w:t>255：其它方式上报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287" w:author="G012787" w:date="2026-02-04T10:27:30Z"/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  <w:ins w:id="1288" w:author="G012787" w:date="2026-02-04T10:27:30Z"/>
        </w:trPr>
        <w:tc>
          <w:tcPr>
            <w:tcW w:w="1167" w:type="dxa"/>
            <w:vMerge w:val="continue"/>
          </w:tcPr>
          <w:p>
            <w:pPr>
              <w:bidi w:val="0"/>
              <w:rPr>
                <w:ins w:id="1289" w:author="G012787" w:date="2026-02-04T10:27:30Z"/>
                <w:rFonts w:hint="default"/>
              </w:rPr>
            </w:pPr>
          </w:p>
        </w:tc>
        <w:tc>
          <w:tcPr>
            <w:tcW w:w="2001" w:type="dxa"/>
            <w:vMerge w:val="continue"/>
          </w:tcPr>
          <w:p>
            <w:pPr>
              <w:bidi w:val="0"/>
              <w:rPr>
                <w:ins w:id="1290" w:author="G012787" w:date="2026-02-04T10:27:30Z"/>
                <w:rFonts w:hint="default"/>
              </w:rPr>
            </w:pPr>
          </w:p>
        </w:tc>
        <w:tc>
          <w:tcPr>
            <w:tcW w:w="612" w:type="dxa"/>
            <w:vMerge w:val="continue"/>
          </w:tcPr>
          <w:p>
            <w:pPr>
              <w:bidi w:val="0"/>
              <w:rPr>
                <w:ins w:id="1291" w:author="G012787" w:date="2026-02-04T10:27:30Z"/>
                <w:rFonts w:hint="default"/>
              </w:rPr>
            </w:pPr>
          </w:p>
        </w:tc>
        <w:tc>
          <w:tcPr>
            <w:tcW w:w="600" w:type="dxa"/>
          </w:tcPr>
          <w:p>
            <w:pPr>
              <w:bidi w:val="0"/>
              <w:rPr>
                <w:ins w:id="1292" w:author="G012787" w:date="2026-02-04T10:27:30Z"/>
                <w:rFonts w:hint="eastAsia" w:eastAsia="宋体"/>
                <w:lang w:val="en-US" w:eastAsia="zh-CN"/>
              </w:rPr>
            </w:pPr>
            <w:ins w:id="1293" w:author="G012787" w:date="2026-02-04T10:27:30Z">
              <w:r>
                <w:rPr>
                  <w:rFonts w:hint="eastAsia"/>
                  <w:lang w:val="en-US" w:eastAsia="zh-CN"/>
                </w:rPr>
                <w:t>1</w:t>
              </w:r>
            </w:ins>
          </w:p>
        </w:tc>
        <w:tc>
          <w:tcPr>
            <w:tcW w:w="4044" w:type="dxa"/>
          </w:tcPr>
          <w:p>
            <w:pPr>
              <w:bidi w:val="0"/>
              <w:rPr>
                <w:ins w:id="1294" w:author="G012787" w:date="2026-02-04T10:27:30Z"/>
                <w:rFonts w:hint="eastAsia"/>
                <w:lang w:val="en-US" w:eastAsia="zh-CN"/>
              </w:rPr>
            </w:pPr>
            <w:ins w:id="1295" w:author="G012787" w:date="2026-02-04T10:27:30Z">
              <w:r>
                <w:rPr>
                  <w:rFonts w:hint="eastAsia"/>
                  <w:lang w:val="en-US" w:eastAsia="zh-CN"/>
                </w:rPr>
                <w:t>结算累积量类型</w:t>
              </w:r>
            </w:ins>
          </w:p>
        </w:tc>
        <w:tc>
          <w:tcPr>
            <w:tcW w:w="400" w:type="dxa"/>
            <w:vMerge w:val="continue"/>
          </w:tcPr>
          <w:p>
            <w:pPr>
              <w:bidi w:val="0"/>
              <w:rPr>
                <w:ins w:id="1296" w:author="G012787" w:date="2026-02-04T10:27:30Z"/>
                <w:rFonts w:hint="default"/>
              </w:rPr>
            </w:pPr>
          </w:p>
        </w:tc>
      </w:tr>
    </w:tbl>
    <w:p>
      <w:pPr>
        <w:pStyle w:val="18"/>
        <w:ind w:left="127"/>
        <w:rPr>
          <w:ins w:id="1297" w:author="G012787" w:date="2026-02-04T10:27:10Z"/>
          <w:rFonts w:hint="default" w:ascii="Arial" w:hAnsi="Arial" w:eastAsia="宋体" w:cs="Arial"/>
          <w:sz w:val="21"/>
          <w:highlight w:val="none"/>
        </w:rPr>
      </w:pPr>
    </w:p>
    <w:p>
      <w:pPr>
        <w:pStyle w:val="18"/>
        <w:ind w:left="127"/>
        <w:rPr>
          <w:ins w:id="1298" w:author="G012787" w:date="2026-03-04T16:00:35Z"/>
          <w:rFonts w:hint="default" w:ascii="Arial" w:hAnsi="Arial" w:eastAsia="宋体" w:cs="Arial"/>
          <w:sz w:val="21"/>
          <w:highlight w:val="none"/>
        </w:rPr>
      </w:pPr>
    </w:p>
    <w:tbl>
      <w:tblPr>
        <w:tblStyle w:val="13"/>
        <w:tblpPr w:leftFromText="180" w:rightFromText="180" w:vertAnchor="text" w:horzAnchor="page" w:tblpX="1261" w:tblpY="163"/>
        <w:tblOverlap w:val="never"/>
        <w:tblW w:w="958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"/>
        <w:gridCol w:w="2433"/>
        <w:gridCol w:w="721"/>
        <w:gridCol w:w="4926"/>
        <w:gridCol w:w="48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ins w:id="1299" w:author="G012787" w:date="2026-03-04T16:00:37Z"/>
        </w:trPr>
        <w:tc>
          <w:tcPr>
            <w:tcW w:w="1022" w:type="dxa"/>
            <w:shd w:val="clear" w:color="auto" w:fill="D7D7D7"/>
          </w:tcPr>
          <w:p>
            <w:pPr>
              <w:bidi w:val="0"/>
              <w:rPr>
                <w:ins w:id="1300" w:author="G012787" w:date="2026-03-04T16:00:37Z"/>
                <w:rFonts w:hint="default"/>
              </w:rPr>
            </w:pPr>
            <w:ins w:id="1301" w:author="G012787" w:date="2026-03-04T16:00:37Z">
              <w:r>
                <w:rPr>
                  <w:rFonts w:hint="default"/>
                </w:rPr>
                <w:t>ID</w:t>
              </w:r>
            </w:ins>
          </w:p>
        </w:tc>
        <w:tc>
          <w:tcPr>
            <w:tcW w:w="2433" w:type="dxa"/>
            <w:shd w:val="clear" w:color="auto" w:fill="D7D7D7"/>
          </w:tcPr>
          <w:p>
            <w:pPr>
              <w:bidi w:val="0"/>
              <w:rPr>
                <w:ins w:id="1302" w:author="G012787" w:date="2026-03-04T16:00:37Z"/>
                <w:rFonts w:hint="default"/>
              </w:rPr>
            </w:pPr>
            <w:ins w:id="1303" w:author="G012787" w:date="2026-03-04T16:00:37Z">
              <w:r>
                <w:rPr>
                  <w:rFonts w:hint="default"/>
                </w:rPr>
                <w:t>数据对象名称</w:t>
              </w:r>
            </w:ins>
          </w:p>
        </w:tc>
        <w:tc>
          <w:tcPr>
            <w:tcW w:w="721" w:type="dxa"/>
            <w:shd w:val="clear" w:color="auto" w:fill="D7D7D7"/>
          </w:tcPr>
          <w:p>
            <w:pPr>
              <w:bidi w:val="0"/>
              <w:rPr>
                <w:ins w:id="1304" w:author="G012787" w:date="2026-03-04T16:00:37Z"/>
                <w:rFonts w:hint="default"/>
              </w:rPr>
            </w:pPr>
            <w:ins w:id="1305" w:author="G012787" w:date="2026-03-04T16:00:37Z">
              <w:r>
                <w:rPr>
                  <w:rFonts w:hint="default"/>
                </w:rPr>
                <w:t>长度</w:t>
              </w:r>
            </w:ins>
          </w:p>
        </w:tc>
        <w:tc>
          <w:tcPr>
            <w:tcW w:w="4926" w:type="dxa"/>
            <w:shd w:val="clear" w:color="auto" w:fill="D7D7D7"/>
          </w:tcPr>
          <w:p>
            <w:pPr>
              <w:bidi w:val="0"/>
              <w:rPr>
                <w:ins w:id="1306" w:author="G012787" w:date="2026-03-04T16:00:37Z"/>
                <w:rFonts w:hint="default"/>
              </w:rPr>
            </w:pPr>
            <w:ins w:id="1307" w:author="G012787" w:date="2026-03-04T16:00:37Z">
              <w:r>
                <w:rPr>
                  <w:rFonts w:hint="default"/>
                </w:rPr>
                <w:t>内容</w:t>
              </w:r>
            </w:ins>
          </w:p>
        </w:tc>
        <w:tc>
          <w:tcPr>
            <w:tcW w:w="480" w:type="dxa"/>
            <w:shd w:val="clear" w:color="auto" w:fill="D7D7D7"/>
          </w:tcPr>
          <w:p>
            <w:pPr>
              <w:bidi w:val="0"/>
              <w:rPr>
                <w:ins w:id="1308" w:author="G012787" w:date="2026-03-04T16:00:37Z"/>
                <w:rFonts w:hint="default"/>
              </w:rPr>
            </w:pPr>
            <w:ins w:id="1309" w:author="G012787" w:date="2026-03-04T16:00:37Z">
              <w:r>
                <w:rPr>
                  <w:rFonts w:hint="default"/>
                </w:rPr>
                <w:t>加</w:t>
              </w:r>
            </w:ins>
          </w:p>
          <w:p>
            <w:pPr>
              <w:bidi w:val="0"/>
              <w:rPr>
                <w:ins w:id="1310" w:author="G012787" w:date="2026-03-04T16:00:37Z"/>
                <w:rFonts w:hint="default"/>
              </w:rPr>
            </w:pPr>
            <w:ins w:id="1311" w:author="G012787" w:date="2026-03-04T16:00:37Z">
              <w:r>
                <w:rPr>
                  <w:rFonts w:hint="default"/>
                </w:rPr>
                <w:t>密</w:t>
              </w:r>
            </w:ins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1312" w:author="G012787" w:date="2026-03-04T16:00:37Z"/>
        </w:trPr>
        <w:tc>
          <w:tcPr>
            <w:tcW w:w="1022" w:type="dxa"/>
            <w:vMerge w:val="restart"/>
          </w:tcPr>
          <w:p>
            <w:pPr>
              <w:bidi w:val="0"/>
              <w:rPr>
                <w:ins w:id="1313" w:author="G012787" w:date="2026-03-04T16:00:37Z"/>
                <w:rFonts w:hint="default"/>
              </w:rPr>
            </w:pPr>
            <w:ins w:id="1314" w:author="G012787" w:date="2026-03-04T16:00:37Z">
              <w:r>
                <w:rPr>
                  <w:rFonts w:hint="default"/>
                </w:rPr>
                <w:t>300</w:t>
              </w:r>
            </w:ins>
            <w:ins w:id="1315" w:author="G012787" w:date="2026-03-04T16:01:24Z">
              <w:r>
                <w:rPr>
                  <w:rFonts w:hint="eastAsia"/>
                  <w:lang w:val="en-US" w:eastAsia="zh-CN"/>
                </w:rPr>
                <w:t>6</w:t>
              </w:r>
            </w:ins>
            <w:ins w:id="1316" w:author="G012787" w:date="2026-03-04T16:00:37Z">
              <w:r>
                <w:rPr>
                  <w:rFonts w:hint="default"/>
                </w:rPr>
                <w:t>H</w:t>
              </w:r>
            </w:ins>
          </w:p>
        </w:tc>
        <w:tc>
          <w:tcPr>
            <w:tcW w:w="2433" w:type="dxa"/>
            <w:vMerge w:val="restart"/>
          </w:tcPr>
          <w:p>
            <w:pPr>
              <w:bidi w:val="0"/>
              <w:rPr>
                <w:ins w:id="1317" w:author="G012787" w:date="2026-03-04T16:00:37Z"/>
                <w:rFonts w:hint="default"/>
              </w:rPr>
            </w:pPr>
            <w:ins w:id="1318" w:author="G012787" w:date="2026-03-04T16:00:37Z">
              <w:r>
                <w:rPr>
                  <w:rFonts w:hint="default"/>
                </w:rPr>
                <w:t>主动上报数据集</w:t>
              </w:r>
            </w:ins>
            <w:ins w:id="1319" w:author="G012787" w:date="2026-03-04T16:00:37Z">
              <w:r>
                <w:rPr>
                  <w:rFonts w:hint="eastAsia"/>
                  <w:lang w:eastAsia="zh-CN"/>
                </w:rPr>
                <w:t>（膜表</w:t>
              </w:r>
            </w:ins>
            <w:ins w:id="1320" w:author="G012787" w:date="2026-03-04T16:01:14Z">
              <w:r>
                <w:rPr>
                  <w:rFonts w:hint="eastAsia"/>
                  <w:lang w:val="en-US" w:eastAsia="zh-CN"/>
                </w:rPr>
                <w:t>-</w:t>
              </w:r>
            </w:ins>
            <w:ins w:id="1321" w:author="G012787" w:date="2026-03-04T16:01:16Z">
              <w:r>
                <w:rPr>
                  <w:rFonts w:hint="eastAsia"/>
                  <w:lang w:val="en-US" w:eastAsia="zh-CN"/>
                </w:rPr>
                <w:t>差压</w:t>
              </w:r>
            </w:ins>
            <w:ins w:id="1322" w:author="G012787" w:date="2026-03-04T16:00:37Z">
              <w:r>
                <w:rPr>
                  <w:rFonts w:hint="eastAsia"/>
                  <w:lang w:eastAsia="zh-CN"/>
                </w:rPr>
                <w:t>）</w:t>
              </w:r>
            </w:ins>
          </w:p>
          <w:p>
            <w:pPr>
              <w:bidi w:val="0"/>
              <w:rPr>
                <w:ins w:id="1323" w:author="G012787" w:date="2026-03-04T16:00:37Z"/>
                <w:rFonts w:hint="default"/>
              </w:rPr>
            </w:pPr>
            <w:ins w:id="1324" w:author="G012787" w:date="2026-03-04T16:00:37Z">
              <w:r>
                <w:rPr>
                  <w:rFonts w:hint="default"/>
                </w:rPr>
                <w:t>（通过“数据上报”上行报文，不支持读写功能码）</w:t>
              </w:r>
            </w:ins>
          </w:p>
        </w:tc>
        <w:tc>
          <w:tcPr>
            <w:tcW w:w="721" w:type="dxa"/>
          </w:tcPr>
          <w:p>
            <w:pPr>
              <w:bidi w:val="0"/>
              <w:rPr>
                <w:ins w:id="1325" w:author="G012787" w:date="2026-03-04T16:00:37Z"/>
                <w:rFonts w:hint="default"/>
              </w:rPr>
            </w:pPr>
            <w:ins w:id="1326" w:author="G012787" w:date="2026-03-04T16:00:37Z">
              <w:r>
                <w:rPr>
                  <w:rFonts w:hint="default"/>
                </w:rPr>
                <w:t>6</w:t>
              </w:r>
            </w:ins>
          </w:p>
        </w:tc>
        <w:tc>
          <w:tcPr>
            <w:tcW w:w="4926" w:type="dxa"/>
          </w:tcPr>
          <w:p>
            <w:pPr>
              <w:bidi w:val="0"/>
              <w:rPr>
                <w:ins w:id="1327" w:author="G012787" w:date="2026-03-04T16:00:37Z"/>
                <w:rFonts w:hint="default"/>
              </w:rPr>
            </w:pPr>
            <w:ins w:id="1328" w:author="G012787" w:date="2026-03-04T16:00:37Z">
              <w:r>
                <w:rPr>
                  <w:rFonts w:hint="default"/>
                </w:rPr>
                <w:t>时钟</w:t>
              </w:r>
            </w:ins>
          </w:p>
        </w:tc>
        <w:tc>
          <w:tcPr>
            <w:tcW w:w="480" w:type="dxa"/>
            <w:tcBorders>
              <w:bottom w:val="nil"/>
            </w:tcBorders>
          </w:tcPr>
          <w:p>
            <w:pPr>
              <w:bidi w:val="0"/>
              <w:rPr>
                <w:ins w:id="1329" w:author="G012787" w:date="2026-03-04T16:00:37Z"/>
                <w:rFonts w:hint="default"/>
              </w:rPr>
            </w:pPr>
            <w:ins w:id="1330" w:author="G012787" w:date="2026-03-04T16:00:37Z">
              <w:r>
                <w:rPr>
                  <w:rFonts w:hint="default"/>
                </w:rPr>
                <w:t>√</w:t>
              </w:r>
            </w:ins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ins w:id="1331" w:author="G012787" w:date="2026-03-04T16:00:37Z"/>
        </w:trPr>
        <w:tc>
          <w:tcPr>
            <w:tcW w:w="1022" w:type="dxa"/>
            <w:vMerge w:val="continue"/>
          </w:tcPr>
          <w:p>
            <w:pPr>
              <w:bidi w:val="0"/>
              <w:rPr>
                <w:ins w:id="1332" w:author="G012787" w:date="2026-03-04T16:00:37Z"/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ins w:id="1333" w:author="G012787" w:date="2026-03-04T16:00:37Z"/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ins w:id="1334" w:author="G012787" w:date="2026-03-04T16:00:37Z"/>
                <w:rFonts w:hint="default"/>
              </w:rPr>
            </w:pPr>
            <w:ins w:id="1335" w:author="G012787" w:date="2026-03-04T16:00:37Z">
              <w:r>
                <w:rPr>
                  <w:rFonts w:hint="default"/>
                </w:rPr>
                <w:t>4</w:t>
              </w:r>
            </w:ins>
          </w:p>
        </w:tc>
        <w:tc>
          <w:tcPr>
            <w:tcW w:w="4926" w:type="dxa"/>
          </w:tcPr>
          <w:p>
            <w:pPr>
              <w:bidi w:val="0"/>
              <w:rPr>
                <w:ins w:id="1336" w:author="G012787" w:date="2026-03-04T16:00:37Z"/>
                <w:rFonts w:hint="default"/>
              </w:rPr>
            </w:pPr>
            <w:ins w:id="1337" w:author="G012787" w:date="2026-03-04T16:00:37Z">
              <w:r>
                <w:rPr>
                  <w:rFonts w:hint="default"/>
                </w:rPr>
                <w:t>当前</w:t>
              </w:r>
            </w:ins>
            <w:ins w:id="1338" w:author="G012787" w:date="2026-03-04T16:00:37Z">
              <w:r>
                <w:rPr>
                  <w:rFonts w:hint="eastAsia"/>
                  <w:lang w:eastAsia="zh-CN"/>
                </w:rPr>
                <w:t>累积</w:t>
              </w:r>
            </w:ins>
            <w:ins w:id="1339" w:author="G012787" w:date="2026-03-04T16:00:37Z">
              <w:r>
                <w:rPr>
                  <w:rFonts w:hint="default"/>
                </w:rPr>
                <w:t>气量</w:t>
              </w:r>
            </w:ins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ins w:id="1340" w:author="G012787" w:date="2026-03-04T16:00:37Z"/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ins w:id="1341" w:author="G012787" w:date="2026-03-04T16:00:37Z"/>
        </w:trPr>
        <w:tc>
          <w:tcPr>
            <w:tcW w:w="1022" w:type="dxa"/>
            <w:vMerge w:val="continue"/>
          </w:tcPr>
          <w:p>
            <w:pPr>
              <w:bidi w:val="0"/>
              <w:rPr>
                <w:ins w:id="1342" w:author="G012787" w:date="2026-03-04T16:00:37Z"/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ins w:id="1343" w:author="G012787" w:date="2026-03-04T16:00:37Z"/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ins w:id="1344" w:author="G012787" w:date="2026-03-04T16:00:37Z"/>
                <w:rFonts w:hint="default"/>
              </w:rPr>
            </w:pPr>
            <w:ins w:id="1345" w:author="G012787" w:date="2026-03-04T16:00:37Z">
              <w:r>
                <w:rPr>
                  <w:rFonts w:hint="default"/>
                </w:rPr>
                <w:t>4</w:t>
              </w:r>
            </w:ins>
          </w:p>
        </w:tc>
        <w:tc>
          <w:tcPr>
            <w:tcW w:w="4926" w:type="dxa"/>
          </w:tcPr>
          <w:p>
            <w:pPr>
              <w:bidi w:val="0"/>
              <w:rPr>
                <w:ins w:id="1346" w:author="G012787" w:date="2026-03-04T16:00:37Z"/>
                <w:rFonts w:hint="default"/>
              </w:rPr>
            </w:pPr>
            <w:ins w:id="1347" w:author="G012787" w:date="2026-03-04T16:00:37Z">
              <w:r>
                <w:rPr>
                  <w:rFonts w:hint="default"/>
                </w:rPr>
                <w:t>终端状态</w:t>
              </w:r>
            </w:ins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ins w:id="1348" w:author="G012787" w:date="2026-03-04T16:00:37Z"/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1349" w:author="G012787" w:date="2026-03-04T16:00:37Z"/>
        </w:trPr>
        <w:tc>
          <w:tcPr>
            <w:tcW w:w="1022" w:type="dxa"/>
            <w:vMerge w:val="continue"/>
          </w:tcPr>
          <w:p>
            <w:pPr>
              <w:bidi w:val="0"/>
              <w:rPr>
                <w:ins w:id="1350" w:author="G012787" w:date="2026-03-04T16:00:37Z"/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ins w:id="1351" w:author="G012787" w:date="2026-03-04T16:00:37Z"/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ins w:id="1352" w:author="G012787" w:date="2026-03-04T16:00:37Z"/>
                <w:rFonts w:hint="default"/>
              </w:rPr>
            </w:pPr>
            <w:ins w:id="1353" w:author="G012787" w:date="2026-03-04T16:00:37Z">
              <w:r>
                <w:rPr>
                  <w:rFonts w:hint="default"/>
                </w:rPr>
                <w:t>4</w:t>
              </w:r>
            </w:ins>
          </w:p>
        </w:tc>
        <w:tc>
          <w:tcPr>
            <w:tcW w:w="4926" w:type="dxa"/>
          </w:tcPr>
          <w:p>
            <w:pPr>
              <w:bidi w:val="0"/>
              <w:rPr>
                <w:ins w:id="1354" w:author="G012787" w:date="2026-03-04T16:00:37Z"/>
                <w:rFonts w:hint="default"/>
              </w:rPr>
            </w:pPr>
            <w:ins w:id="1355" w:author="G012787" w:date="2026-03-04T16:00:37Z">
              <w:r>
                <w:rPr>
                  <w:rFonts w:hint="default"/>
                </w:rPr>
                <w:t>终端厂商自定义终端状态</w:t>
              </w:r>
            </w:ins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ins w:id="1356" w:author="G012787" w:date="2026-03-04T16:00:37Z"/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ins w:id="1357" w:author="G012787" w:date="2026-03-04T16:00:37Z"/>
        </w:trPr>
        <w:tc>
          <w:tcPr>
            <w:tcW w:w="1022" w:type="dxa"/>
            <w:vMerge w:val="continue"/>
          </w:tcPr>
          <w:p>
            <w:pPr>
              <w:bidi w:val="0"/>
              <w:rPr>
                <w:ins w:id="1358" w:author="G012787" w:date="2026-03-04T16:00:37Z"/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ins w:id="1359" w:author="G012787" w:date="2026-03-04T16:00:37Z"/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ins w:id="1360" w:author="G012787" w:date="2026-03-04T16:00:37Z"/>
                <w:rFonts w:hint="default"/>
              </w:rPr>
            </w:pPr>
            <w:ins w:id="1361" w:author="G012787" w:date="2026-03-04T16:00:37Z">
              <w:r>
                <w:rPr>
                  <w:rFonts w:hint="default"/>
                </w:rPr>
                <w:t>4</w:t>
              </w:r>
            </w:ins>
          </w:p>
        </w:tc>
        <w:tc>
          <w:tcPr>
            <w:tcW w:w="4926" w:type="dxa"/>
          </w:tcPr>
          <w:p>
            <w:pPr>
              <w:bidi w:val="0"/>
              <w:rPr>
                <w:ins w:id="1362" w:author="G012787" w:date="2026-03-04T16:00:37Z"/>
                <w:rFonts w:hint="default"/>
              </w:rPr>
            </w:pPr>
            <w:ins w:id="1363" w:author="G012787" w:date="2026-03-04T16:00:37Z">
              <w:r>
                <w:rPr>
                  <w:rFonts w:hint="default"/>
                </w:rPr>
                <w:t>NB网络信号强度</w:t>
              </w:r>
            </w:ins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ins w:id="1364" w:author="G012787" w:date="2026-03-04T16:00:37Z"/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1365" w:author="G012787" w:date="2026-03-04T16:00:37Z"/>
        </w:trPr>
        <w:tc>
          <w:tcPr>
            <w:tcW w:w="1022" w:type="dxa"/>
            <w:vMerge w:val="continue"/>
          </w:tcPr>
          <w:p>
            <w:pPr>
              <w:bidi w:val="0"/>
              <w:rPr>
                <w:ins w:id="1366" w:author="G012787" w:date="2026-03-04T16:00:37Z"/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ins w:id="1367" w:author="G012787" w:date="2026-03-04T16:00:37Z"/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ins w:id="1368" w:author="G012787" w:date="2026-03-04T16:00:37Z"/>
                <w:rFonts w:hint="default"/>
              </w:rPr>
            </w:pPr>
            <w:ins w:id="1369" w:author="G012787" w:date="2026-03-04T16:00:37Z">
              <w:r>
                <w:rPr>
                  <w:rFonts w:hint="default"/>
                </w:rPr>
                <w:t>1</w:t>
              </w:r>
            </w:ins>
          </w:p>
        </w:tc>
        <w:tc>
          <w:tcPr>
            <w:tcW w:w="4926" w:type="dxa"/>
          </w:tcPr>
          <w:p>
            <w:pPr>
              <w:bidi w:val="0"/>
              <w:rPr>
                <w:ins w:id="1370" w:author="G012787" w:date="2026-03-04T16:00:37Z"/>
                <w:rFonts w:hint="default"/>
              </w:rPr>
            </w:pPr>
            <w:ins w:id="1371" w:author="G012787" w:date="2026-03-04T16:00:37Z">
              <w:r>
                <w:rPr>
                  <w:rFonts w:hint="default"/>
                </w:rPr>
                <w:t>供电类型</w:t>
              </w:r>
            </w:ins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ins w:id="1372" w:author="G012787" w:date="2026-03-04T16:00:37Z"/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ins w:id="1373" w:author="G012787" w:date="2026-03-04T16:00:37Z"/>
        </w:trPr>
        <w:tc>
          <w:tcPr>
            <w:tcW w:w="1022" w:type="dxa"/>
            <w:vMerge w:val="continue"/>
          </w:tcPr>
          <w:p>
            <w:pPr>
              <w:bidi w:val="0"/>
              <w:rPr>
                <w:ins w:id="1374" w:author="G012787" w:date="2026-03-04T16:00:37Z"/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ins w:id="1375" w:author="G012787" w:date="2026-03-04T16:00:37Z"/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ins w:id="1376" w:author="G012787" w:date="2026-03-04T16:00:37Z"/>
                <w:rFonts w:hint="default"/>
              </w:rPr>
            </w:pPr>
            <w:ins w:id="1377" w:author="G012787" w:date="2026-03-04T16:00:37Z">
              <w:r>
                <w:rPr>
                  <w:rFonts w:hint="default"/>
                </w:rPr>
                <w:t>2</w:t>
              </w:r>
            </w:ins>
          </w:p>
        </w:tc>
        <w:tc>
          <w:tcPr>
            <w:tcW w:w="4926" w:type="dxa"/>
          </w:tcPr>
          <w:p>
            <w:pPr>
              <w:bidi w:val="0"/>
              <w:rPr>
                <w:ins w:id="1378" w:author="G012787" w:date="2026-03-04T16:00:37Z"/>
                <w:rFonts w:hint="default"/>
              </w:rPr>
            </w:pPr>
            <w:ins w:id="1379" w:author="G012787" w:date="2026-03-04T16:00:37Z">
              <w:r>
                <w:rPr>
                  <w:rFonts w:hint="default"/>
                </w:rPr>
                <w:t>主电电池电压</w:t>
              </w:r>
            </w:ins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ins w:id="1380" w:author="G012787" w:date="2026-03-04T16:00:37Z"/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  <w:ins w:id="1381" w:author="G012787" w:date="2026-03-04T16:00:37Z"/>
        </w:trPr>
        <w:tc>
          <w:tcPr>
            <w:tcW w:w="1022" w:type="dxa"/>
            <w:vMerge w:val="continue"/>
          </w:tcPr>
          <w:p>
            <w:pPr>
              <w:bidi w:val="0"/>
              <w:rPr>
                <w:ins w:id="1382" w:author="G012787" w:date="2026-03-04T16:00:37Z"/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ins w:id="1383" w:author="G012787" w:date="2026-03-04T16:00:37Z"/>
                <w:rFonts w:hint="default"/>
              </w:rPr>
            </w:pPr>
          </w:p>
        </w:tc>
        <w:tc>
          <w:tcPr>
            <w:tcW w:w="721" w:type="dxa"/>
            <w:tcBorders>
              <w:bottom w:val="single" w:color="auto" w:sz="4" w:space="0"/>
            </w:tcBorders>
          </w:tcPr>
          <w:p>
            <w:pPr>
              <w:bidi w:val="0"/>
              <w:rPr>
                <w:ins w:id="1384" w:author="G012787" w:date="2026-03-04T16:00:37Z"/>
                <w:rFonts w:hint="default"/>
              </w:rPr>
            </w:pPr>
            <w:ins w:id="1385" w:author="G012787" w:date="2026-03-04T16:00:37Z">
              <w:r>
                <w:rPr>
                  <w:rFonts w:hint="default"/>
                </w:rPr>
                <w:t>1</w:t>
              </w:r>
            </w:ins>
          </w:p>
        </w:tc>
        <w:tc>
          <w:tcPr>
            <w:tcW w:w="4926" w:type="dxa"/>
            <w:tcBorders>
              <w:bottom w:val="single" w:color="auto" w:sz="4" w:space="0"/>
            </w:tcBorders>
          </w:tcPr>
          <w:p>
            <w:pPr>
              <w:bidi w:val="0"/>
              <w:rPr>
                <w:ins w:id="1386" w:author="G012787" w:date="2026-03-04T16:00:37Z"/>
                <w:rFonts w:hint="default"/>
              </w:rPr>
            </w:pPr>
            <w:ins w:id="1387" w:author="G012787" w:date="2026-03-04T16:00:37Z">
              <w:r>
                <w:rPr>
                  <w:rFonts w:hint="default"/>
                </w:rPr>
                <w:t>主电电量百分比</w:t>
              </w:r>
            </w:ins>
          </w:p>
        </w:tc>
        <w:tc>
          <w:tcPr>
            <w:tcW w:w="480" w:type="dxa"/>
            <w:vMerge w:val="restart"/>
            <w:tcBorders>
              <w:top w:val="nil"/>
            </w:tcBorders>
          </w:tcPr>
          <w:p>
            <w:pPr>
              <w:bidi w:val="0"/>
              <w:rPr>
                <w:ins w:id="1388" w:author="G012787" w:date="2026-03-04T16:00:37Z"/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eastAsia" w:eastAsia="宋体"/>
                <w:highlight w:val="yellow"/>
                <w:lang w:eastAsia="zh-CN"/>
                <w:rPrChange w:id="1389" w:author="G012787" w:date="2026-03-04T16:04:37Z">
                  <w:rPr>
                    <w:rFonts w:hint="eastAsia" w:eastAsia="宋体"/>
                    <w:lang w:eastAsia="zh-CN"/>
                  </w:rPr>
                </w:rPrChange>
              </w:rPr>
            </w:pPr>
            <w:ins w:id="1390" w:author="G012787" w:date="2026-03-04T16:03:49Z">
              <w:r>
                <w:rPr>
                  <w:rFonts w:hint="eastAsia"/>
                  <w:highlight w:val="yellow"/>
                  <w:lang w:val="en-US" w:eastAsia="zh-CN"/>
                  <w:rPrChange w:id="1391" w:author="G012787" w:date="2026-03-04T16:04:37Z">
                    <w:rPr>
                      <w:rFonts w:hint="eastAsia"/>
                      <w:lang w:val="en-US" w:eastAsia="zh-CN"/>
                    </w:rPr>
                  </w:rPrChange>
                </w:rPr>
                <w:t>2</w:t>
              </w:r>
            </w:ins>
          </w:p>
        </w:tc>
        <w:tc>
          <w:tcPr>
            <w:tcW w:w="4926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highlight w:val="yellow"/>
                <w:rPrChange w:id="1392" w:author="G012787" w:date="2026-03-04T16:04:37Z">
                  <w:rPr>
                    <w:rFonts w:hint="default"/>
                  </w:rPr>
                </w:rPrChange>
              </w:rPr>
            </w:pPr>
            <w:ins w:id="1393" w:author="G012787" w:date="2026-03-04T16:04:01Z">
              <w:r>
                <w:rPr>
                  <w:rFonts w:hint="eastAsia"/>
                  <w:highlight w:val="yellow"/>
                  <w:rPrChange w:id="1394" w:author="G012787" w:date="2026-03-04T16:04:37Z">
                    <w:rPr>
                      <w:rFonts w:hint="eastAsia"/>
                    </w:rPr>
                  </w:rPrChange>
                </w:rPr>
                <w:t>温度</w:t>
              </w:r>
            </w:ins>
          </w:p>
        </w:tc>
        <w:tc>
          <w:tcPr>
            <w:tcW w:w="480" w:type="dxa"/>
            <w:vMerge w:val="continue"/>
            <w:tcBorders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eastAsia" w:eastAsia="宋体"/>
                <w:highlight w:val="yellow"/>
                <w:lang w:eastAsia="zh-CN"/>
                <w:rPrChange w:id="1395" w:author="G012787" w:date="2026-03-04T16:04:37Z">
                  <w:rPr>
                    <w:rFonts w:hint="eastAsia" w:eastAsia="宋体"/>
                    <w:lang w:eastAsia="zh-CN"/>
                  </w:rPr>
                </w:rPrChange>
              </w:rPr>
            </w:pPr>
            <w:ins w:id="1396" w:author="G012787" w:date="2026-03-04T16:03:51Z">
              <w:r>
                <w:rPr>
                  <w:rFonts w:hint="eastAsia"/>
                  <w:highlight w:val="yellow"/>
                  <w:lang w:val="en-US" w:eastAsia="zh-CN"/>
                  <w:rPrChange w:id="1397" w:author="G012787" w:date="2026-03-04T16:04:37Z">
                    <w:rPr>
                      <w:rFonts w:hint="eastAsia"/>
                      <w:lang w:val="en-US" w:eastAsia="zh-CN"/>
                    </w:rPr>
                  </w:rPrChange>
                </w:rPr>
                <w:t>4</w:t>
              </w:r>
            </w:ins>
          </w:p>
        </w:tc>
        <w:tc>
          <w:tcPr>
            <w:tcW w:w="4926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bidi w:val="0"/>
              <w:ind w:left="0" w:leftChars="0" w:right="0" w:rightChars="0"/>
              <w:rPr>
                <w:rFonts w:hint="default"/>
                <w:highlight w:val="yellow"/>
                <w:rPrChange w:id="1398" w:author="G012787" w:date="2026-03-04T16:04:37Z">
                  <w:rPr>
                    <w:rFonts w:hint="default"/>
                  </w:rPr>
                </w:rPrChange>
              </w:rPr>
            </w:pPr>
            <w:ins w:id="1399" w:author="G012787" w:date="2026-03-04T16:04:08Z">
              <w:r>
                <w:rPr>
                  <w:rFonts w:hint="eastAsia"/>
                  <w:highlight w:val="yellow"/>
                  <w:rPrChange w:id="1400" w:author="G012787" w:date="2026-03-04T16:04:37Z">
                    <w:rPr>
                      <w:rFonts w:hint="eastAsia"/>
                    </w:rPr>
                  </w:rPrChange>
                </w:rPr>
                <w:t>压力</w:t>
              </w:r>
            </w:ins>
            <w:ins w:id="1401" w:author="G012787" w:date="2026-03-04T16:04:08Z">
              <w:r>
                <w:rPr>
                  <w:rFonts w:hint="eastAsia"/>
                  <w:highlight w:val="yellow"/>
                  <w:lang w:val="en-US" w:eastAsia="zh-CN"/>
                  <w:rPrChange w:id="1402" w:author="G012787" w:date="2026-03-04T16:04:37Z">
                    <w:rPr>
                      <w:rFonts w:hint="eastAsia"/>
                      <w:lang w:val="en-US" w:eastAsia="zh-CN"/>
                    </w:rPr>
                  </w:rPrChange>
                </w:rPr>
                <w:t xml:space="preserve"> （管道压力）</w:t>
              </w:r>
            </w:ins>
          </w:p>
        </w:tc>
        <w:tc>
          <w:tcPr>
            <w:tcW w:w="480" w:type="dxa"/>
            <w:vMerge w:val="continue"/>
            <w:tcBorders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bidi w:val="0"/>
              <w:rPr>
                <w:rFonts w:hint="eastAsia" w:eastAsia="宋体"/>
                <w:highlight w:val="yellow"/>
                <w:lang w:val="en-US" w:eastAsia="zh-CN"/>
                <w:rPrChange w:id="1403" w:author="G012787" w:date="2026-03-04T16:04:37Z">
                  <w:rPr>
                    <w:rFonts w:hint="eastAsia" w:eastAsia="宋体"/>
                    <w:lang w:val="en-US" w:eastAsia="zh-CN"/>
                  </w:rPr>
                </w:rPrChange>
              </w:rPr>
            </w:pPr>
            <w:ins w:id="1404" w:author="G012787" w:date="2026-03-04T16:04:19Z">
              <w:r>
                <w:rPr>
                  <w:rFonts w:hint="eastAsia"/>
                  <w:highlight w:val="yellow"/>
                  <w:lang w:val="en-US" w:eastAsia="zh-CN"/>
                  <w:rPrChange w:id="1405" w:author="G012787" w:date="2026-03-04T16:04:37Z">
                    <w:rPr>
                      <w:rFonts w:hint="eastAsia"/>
                      <w:lang w:val="en-US" w:eastAsia="zh-CN"/>
                    </w:rPr>
                  </w:rPrChange>
                </w:rPr>
                <w:t>4</w:t>
              </w:r>
            </w:ins>
          </w:p>
        </w:tc>
        <w:tc>
          <w:tcPr>
            <w:tcW w:w="492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bidi w:val="0"/>
              <w:rPr>
                <w:rFonts w:hint="default"/>
                <w:highlight w:val="yellow"/>
                <w:rPrChange w:id="1406" w:author="G012787" w:date="2026-03-04T16:04:37Z">
                  <w:rPr>
                    <w:rFonts w:hint="default"/>
                  </w:rPr>
                </w:rPrChange>
              </w:rPr>
            </w:pPr>
            <w:ins w:id="1407" w:author="G012787" w:date="2026-03-04T16:04:20Z">
              <w:r>
                <w:rPr>
                  <w:rFonts w:hint="eastAsia"/>
                  <w:highlight w:val="yellow"/>
                  <w:lang w:val="en-US" w:eastAsia="zh-CN"/>
                </w:rPr>
                <w:t>大气压力</w:t>
              </w:r>
            </w:ins>
          </w:p>
        </w:tc>
        <w:tc>
          <w:tcPr>
            <w:tcW w:w="480" w:type="dxa"/>
            <w:vMerge w:val="continue"/>
            <w:tcBorders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1022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721" w:type="dxa"/>
            <w:tcBorders>
              <w:top w:val="single" w:color="auto" w:sz="4" w:space="0"/>
            </w:tcBorders>
          </w:tcPr>
          <w:p>
            <w:pPr>
              <w:bidi w:val="0"/>
              <w:rPr>
                <w:rFonts w:hint="eastAsia" w:eastAsia="宋体"/>
                <w:highlight w:val="yellow"/>
                <w:lang w:val="en-US" w:eastAsia="zh-CN"/>
                <w:rPrChange w:id="1408" w:author="G012787" w:date="2026-03-04T16:04:37Z">
                  <w:rPr>
                    <w:rFonts w:hint="eastAsia" w:eastAsia="宋体"/>
                    <w:lang w:val="en-US" w:eastAsia="zh-CN"/>
                  </w:rPr>
                </w:rPrChange>
              </w:rPr>
            </w:pPr>
            <w:ins w:id="1409" w:author="G012787" w:date="2026-03-04T16:04:30Z">
              <w:r>
                <w:rPr>
                  <w:rFonts w:hint="eastAsia"/>
                  <w:highlight w:val="yellow"/>
                  <w:lang w:val="en-US" w:eastAsia="zh-CN"/>
                  <w:rPrChange w:id="1410" w:author="G012787" w:date="2026-03-04T16:04:37Z">
                    <w:rPr>
                      <w:rFonts w:hint="eastAsia"/>
                      <w:lang w:val="en-US" w:eastAsia="zh-CN"/>
                    </w:rPr>
                  </w:rPrChange>
                </w:rPr>
                <w:t>1</w:t>
              </w:r>
            </w:ins>
          </w:p>
        </w:tc>
        <w:tc>
          <w:tcPr>
            <w:tcW w:w="4926" w:type="dxa"/>
            <w:tcBorders>
              <w:top w:val="single" w:color="auto" w:sz="4" w:space="0"/>
            </w:tcBorders>
          </w:tcPr>
          <w:p>
            <w:pPr>
              <w:bidi w:val="0"/>
              <w:rPr>
                <w:rFonts w:hint="default"/>
                <w:highlight w:val="yellow"/>
                <w:rPrChange w:id="1411" w:author="G012787" w:date="2026-03-04T16:04:37Z">
                  <w:rPr>
                    <w:rFonts w:hint="default"/>
                  </w:rPr>
                </w:rPrChange>
              </w:rPr>
            </w:pPr>
            <w:ins w:id="1412" w:author="G012787" w:date="2026-03-04T16:04:31Z">
              <w:r>
                <w:rPr>
                  <w:rFonts w:ascii="Helvetica" w:hAnsi="Helvetica" w:eastAsia="Helvetica" w:cs="Helvetica"/>
                  <w:i w:val="0"/>
                  <w:iCs w:val="0"/>
                  <w:caps w:val="0"/>
                  <w:color w:val="606266"/>
                  <w:spacing w:val="0"/>
                  <w:sz w:val="22"/>
                  <w:szCs w:val="22"/>
                  <w:highlight w:val="yellow"/>
                  <w:shd w:val="clear" w:fill="FFFFFF"/>
                </w:rPr>
                <w:t>压力传感器超期未校准剩余时间</w:t>
              </w:r>
            </w:ins>
          </w:p>
        </w:tc>
        <w:tc>
          <w:tcPr>
            <w:tcW w:w="480" w:type="dxa"/>
            <w:vMerge w:val="continue"/>
            <w:tcBorders>
              <w:bottom w:val="nil"/>
            </w:tcBorders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ins w:id="1413" w:author="G012787" w:date="2026-03-04T16:00:37Z"/>
        </w:trPr>
        <w:tc>
          <w:tcPr>
            <w:tcW w:w="1022" w:type="dxa"/>
            <w:vMerge w:val="continue"/>
          </w:tcPr>
          <w:p>
            <w:pPr>
              <w:bidi w:val="0"/>
              <w:rPr>
                <w:ins w:id="1414" w:author="G012787" w:date="2026-03-04T16:00:37Z"/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ins w:id="1415" w:author="G012787" w:date="2026-03-04T16:00:37Z"/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ins w:id="1416" w:author="G012787" w:date="2026-03-04T16:00:37Z"/>
                <w:rFonts w:hint="default" w:eastAsia="宋体"/>
                <w:lang w:val="en-US" w:eastAsia="zh-CN"/>
              </w:rPr>
            </w:pPr>
            <w:ins w:id="1417" w:author="G012787" w:date="2026-03-04T16:00:37Z">
              <w:r>
                <w:rPr>
                  <w:rFonts w:hint="default"/>
                </w:rPr>
                <w:t>100</w:t>
              </w:r>
            </w:ins>
          </w:p>
        </w:tc>
        <w:tc>
          <w:tcPr>
            <w:tcW w:w="4926" w:type="dxa"/>
          </w:tcPr>
          <w:p>
            <w:pPr>
              <w:bidi w:val="0"/>
              <w:rPr>
                <w:ins w:id="1418" w:author="G012787" w:date="2026-03-04T16:00:37Z"/>
                <w:rFonts w:hint="default"/>
              </w:rPr>
            </w:pPr>
            <w:ins w:id="1419" w:author="G012787" w:date="2026-03-04T16:00:37Z">
              <w:r>
                <w:rPr>
                  <w:rFonts w:hint="default"/>
                </w:rPr>
                <w:t>上一冻结日的每小时用气日志。</w:t>
              </w:r>
            </w:ins>
            <w:ins w:id="1420" w:author="G012787" w:date="2026-03-04T16:00:37Z">
              <w:r>
                <w:rPr>
                  <w:rFonts w:hint="eastAsia"/>
                  <w:lang w:val="en-US" w:eastAsia="zh-CN"/>
                </w:rPr>
                <w:t>前四字节是起始日期和天数。</w:t>
              </w:r>
            </w:ins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ins w:id="1421" w:author="G012787" w:date="2026-03-04T16:00:37Z"/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ins w:id="1422" w:author="G012787" w:date="2026-03-04T16:00:37Z"/>
        </w:trPr>
        <w:tc>
          <w:tcPr>
            <w:tcW w:w="1022" w:type="dxa"/>
            <w:vMerge w:val="continue"/>
          </w:tcPr>
          <w:p>
            <w:pPr>
              <w:bidi w:val="0"/>
              <w:rPr>
                <w:ins w:id="1423" w:author="G012787" w:date="2026-03-04T16:00:37Z"/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ins w:id="1424" w:author="G012787" w:date="2026-03-04T16:00:37Z"/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ins w:id="1425" w:author="G012787" w:date="2026-03-04T16:00:37Z"/>
                <w:rFonts w:hint="default" w:eastAsia="宋体"/>
                <w:lang w:val="en-US" w:eastAsia="zh-CN"/>
              </w:rPr>
            </w:pPr>
            <w:ins w:id="1426" w:author="G012787" w:date="2026-03-04T16:00:37Z">
              <w:r>
                <w:rPr>
                  <w:rFonts w:hint="default"/>
                </w:rPr>
                <w:t>24</w:t>
              </w:r>
            </w:ins>
          </w:p>
        </w:tc>
        <w:tc>
          <w:tcPr>
            <w:tcW w:w="4926" w:type="dxa"/>
          </w:tcPr>
          <w:p>
            <w:pPr>
              <w:bidi w:val="0"/>
              <w:rPr>
                <w:ins w:id="1427" w:author="G012787" w:date="2026-03-04T16:00:37Z"/>
                <w:rFonts w:hint="default" w:eastAsia="宋体"/>
                <w:lang w:val="en-US" w:eastAsia="zh-CN"/>
              </w:rPr>
            </w:pPr>
            <w:ins w:id="1428" w:author="G012787" w:date="2026-03-04T16:00:37Z">
              <w:r>
                <w:rPr>
                  <w:rFonts w:hint="default"/>
                </w:rPr>
                <w:t>前5冻结日的日用气记录。</w:t>
              </w:r>
            </w:ins>
            <w:ins w:id="1429" w:author="G012787" w:date="2026-03-04T16:00:37Z">
              <w:r>
                <w:rPr>
                  <w:rFonts w:hint="eastAsia"/>
                  <w:lang w:val="en-US" w:eastAsia="zh-CN"/>
                </w:rPr>
                <w:t>(上报日期为最早日期的24点的数据，比如当前是11号，上报的日期是6号，五日数据分别为6/7/8/9/10日的24点数据)，前四字节是起始日期和天数。</w:t>
              </w:r>
            </w:ins>
          </w:p>
        </w:tc>
        <w:tc>
          <w:tcPr>
            <w:tcW w:w="480" w:type="dxa"/>
            <w:tcBorders>
              <w:top w:val="nil"/>
              <w:bottom w:val="nil"/>
            </w:tcBorders>
          </w:tcPr>
          <w:p>
            <w:pPr>
              <w:bidi w:val="0"/>
              <w:rPr>
                <w:ins w:id="1430" w:author="G012787" w:date="2026-03-04T16:00:37Z"/>
                <w:rFonts w:hint="default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ins w:id="1431" w:author="G012787" w:date="2026-03-04T16:00:37Z"/>
        </w:trPr>
        <w:tc>
          <w:tcPr>
            <w:tcW w:w="1022" w:type="dxa"/>
            <w:vMerge w:val="continue"/>
          </w:tcPr>
          <w:p>
            <w:pPr>
              <w:bidi w:val="0"/>
              <w:rPr>
                <w:ins w:id="1432" w:author="G012787" w:date="2026-03-04T16:00:37Z"/>
                <w:rFonts w:hint="default"/>
              </w:rPr>
            </w:pPr>
          </w:p>
        </w:tc>
        <w:tc>
          <w:tcPr>
            <w:tcW w:w="2433" w:type="dxa"/>
            <w:vMerge w:val="continue"/>
          </w:tcPr>
          <w:p>
            <w:pPr>
              <w:bidi w:val="0"/>
              <w:rPr>
                <w:ins w:id="1433" w:author="G012787" w:date="2026-03-04T16:00:37Z"/>
                <w:rFonts w:hint="default"/>
              </w:rPr>
            </w:pPr>
          </w:p>
        </w:tc>
        <w:tc>
          <w:tcPr>
            <w:tcW w:w="721" w:type="dxa"/>
          </w:tcPr>
          <w:p>
            <w:pPr>
              <w:bidi w:val="0"/>
              <w:rPr>
                <w:ins w:id="1434" w:author="G012787" w:date="2026-03-04T16:00:37Z"/>
                <w:rFonts w:hint="default"/>
              </w:rPr>
            </w:pPr>
            <w:ins w:id="1435" w:author="G012787" w:date="2026-03-04T16:00:37Z">
              <w:r>
                <w:rPr>
                  <w:rFonts w:hint="default"/>
                </w:rPr>
                <w:t>1</w:t>
              </w:r>
            </w:ins>
          </w:p>
        </w:tc>
        <w:tc>
          <w:tcPr>
            <w:tcW w:w="4926" w:type="dxa"/>
          </w:tcPr>
          <w:p>
            <w:pPr>
              <w:bidi w:val="0"/>
              <w:rPr>
                <w:ins w:id="1436" w:author="G012787" w:date="2026-03-04T16:00:37Z"/>
                <w:rFonts w:hint="default"/>
              </w:rPr>
            </w:pPr>
            <w:ins w:id="1437" w:author="G012787" w:date="2026-03-04T16:00:37Z">
              <w:r>
                <w:rPr>
                  <w:rFonts w:hint="default"/>
                </w:rPr>
                <w:t>上报方式:</w:t>
              </w:r>
            </w:ins>
          </w:p>
          <w:p>
            <w:pPr>
              <w:bidi w:val="0"/>
              <w:rPr>
                <w:ins w:id="1438" w:author="G012787" w:date="2026-03-04T16:00:37Z"/>
                <w:rFonts w:hint="default"/>
              </w:rPr>
            </w:pPr>
            <w:ins w:id="1439" w:author="G012787" w:date="2026-03-04T16:00:37Z">
              <w:r>
                <w:rPr>
                  <w:rFonts w:hint="default"/>
                </w:rPr>
                <w:t>0：自动定时</w:t>
              </w:r>
            </w:ins>
          </w:p>
          <w:p>
            <w:pPr>
              <w:bidi w:val="0"/>
              <w:rPr>
                <w:ins w:id="1440" w:author="G012787" w:date="2026-03-04T16:00:37Z"/>
                <w:rFonts w:hint="default"/>
              </w:rPr>
            </w:pPr>
            <w:ins w:id="1441" w:author="G012787" w:date="2026-03-04T16:00:37Z">
              <w:r>
                <w:rPr>
                  <w:rFonts w:hint="default"/>
                </w:rPr>
                <w:t>1：手动按键</w:t>
              </w:r>
            </w:ins>
          </w:p>
          <w:p>
            <w:pPr>
              <w:bidi w:val="0"/>
              <w:rPr>
                <w:ins w:id="1442" w:author="G012787" w:date="2026-03-04T16:00:37Z"/>
                <w:rFonts w:hint="default"/>
              </w:rPr>
            </w:pPr>
            <w:ins w:id="1443" w:author="G012787" w:date="2026-03-04T16:00:37Z">
              <w:r>
                <w:rPr>
                  <w:rFonts w:hint="default"/>
                </w:rPr>
                <w:t>3：磁攻击上报（指霍尔、干簧管等磁性元件计量时）</w:t>
              </w:r>
            </w:ins>
          </w:p>
          <w:p>
            <w:pPr>
              <w:bidi w:val="0"/>
              <w:rPr>
                <w:ins w:id="1444" w:author="G012787" w:date="2026-03-04T16:00:37Z"/>
                <w:rFonts w:hint="default"/>
              </w:rPr>
            </w:pPr>
            <w:ins w:id="1445" w:author="G012787" w:date="2026-03-04T16:00:37Z">
              <w:r>
                <w:rPr>
                  <w:rFonts w:hint="default"/>
                </w:rPr>
                <w:t>5：</w:t>
              </w:r>
            </w:ins>
            <w:ins w:id="1446" w:author="G012787" w:date="2026-03-04T16:00:37Z">
              <w:r>
                <w:rPr>
                  <w:rFonts w:hint="eastAsia"/>
                  <w:lang w:val="en-US" w:eastAsia="zh-CN"/>
                </w:rPr>
                <w:t>主电</w:t>
              </w:r>
            </w:ins>
            <w:ins w:id="1447" w:author="G012787" w:date="2026-03-04T16:00:37Z">
              <w:r>
                <w:rPr>
                  <w:rFonts w:hint="eastAsia"/>
                  <w:lang w:eastAsia="zh-CN"/>
                </w:rPr>
                <w:t>电</w:t>
              </w:r>
            </w:ins>
            <w:ins w:id="1448" w:author="G012787" w:date="2026-03-04T16:00:37Z">
              <w:r>
                <w:rPr>
                  <w:rFonts w:hint="eastAsia"/>
                  <w:lang w:val="en-US" w:eastAsia="zh-CN"/>
                </w:rPr>
                <w:t>压</w:t>
              </w:r>
            </w:ins>
            <w:ins w:id="1449" w:author="G012787" w:date="2026-03-04T16:00:37Z">
              <w:r>
                <w:rPr>
                  <w:rFonts w:hint="eastAsia"/>
                  <w:lang w:eastAsia="zh-CN"/>
                </w:rPr>
                <w:t>低</w:t>
              </w:r>
            </w:ins>
            <w:ins w:id="1450" w:author="G012787" w:date="2026-03-04T16:00:37Z">
              <w:r>
                <w:rPr>
                  <w:rFonts w:hint="default"/>
                </w:rPr>
                <w:t>上报</w:t>
              </w:r>
            </w:ins>
          </w:p>
          <w:p>
            <w:pPr>
              <w:bidi w:val="0"/>
              <w:rPr>
                <w:ins w:id="1451" w:author="G012787" w:date="2026-03-04T16:00:37Z"/>
                <w:rFonts w:hint="default"/>
                <w:lang w:val="en-US" w:eastAsia="zh-CN"/>
              </w:rPr>
            </w:pPr>
            <w:ins w:id="1452" w:author="G012787" w:date="2026-03-04T16:00:37Z">
              <w:r>
                <w:rPr>
                  <w:rFonts w:hint="eastAsia"/>
                  <w:lang w:val="en-US" w:eastAsia="zh-CN"/>
                </w:rPr>
                <w:t>6：主电掉电上报</w:t>
              </w:r>
            </w:ins>
          </w:p>
          <w:p>
            <w:pPr>
              <w:bidi w:val="0"/>
              <w:rPr>
                <w:ins w:id="1453" w:author="G012787" w:date="2026-03-04T16:00:37Z"/>
                <w:rFonts w:hint="default"/>
              </w:rPr>
            </w:pPr>
            <w:ins w:id="1454" w:author="G012787" w:date="2026-03-04T16:00:37Z">
              <w:r>
                <w:rPr>
                  <w:rFonts w:hint="eastAsia"/>
                  <w:lang w:val="en-US" w:eastAsia="zh-CN"/>
                </w:rPr>
                <w:t>7</w:t>
              </w:r>
            </w:ins>
            <w:ins w:id="1455" w:author="G012787" w:date="2026-03-04T16:00:37Z">
              <w:r>
                <w:rPr>
                  <w:rFonts w:hint="default"/>
                </w:rPr>
                <w:t>：上电池上报</w:t>
              </w:r>
            </w:ins>
          </w:p>
          <w:p>
            <w:pPr>
              <w:bidi w:val="0"/>
              <w:rPr>
                <w:ins w:id="1456" w:author="G012787" w:date="2026-03-04T16:00:37Z"/>
                <w:rFonts w:hint="default"/>
              </w:rPr>
            </w:pPr>
            <w:ins w:id="1457" w:author="G012787" w:date="2026-03-04T16:00:37Z">
              <w:r>
                <w:rPr>
                  <w:rFonts w:hint="default"/>
                </w:rPr>
                <w:t>9：计量异常上报（指非磁性元件计量时）</w:t>
              </w:r>
            </w:ins>
          </w:p>
          <w:p>
            <w:pPr>
              <w:bidi w:val="0"/>
              <w:rPr>
                <w:ins w:id="1458" w:author="G012787" w:date="2026-03-04T16:00:37Z"/>
                <w:rFonts w:hint="eastAsia"/>
                <w:lang w:val="en-US" w:eastAsia="zh-CN"/>
              </w:rPr>
            </w:pPr>
            <w:ins w:id="1459" w:author="G012787" w:date="2026-03-04T16:00:37Z">
              <w:r>
                <w:rPr>
                  <w:rFonts w:hint="eastAsia"/>
                  <w:lang w:val="en-US" w:eastAsia="zh-CN"/>
                </w:rPr>
                <w:t>10：</w:t>
              </w:r>
            </w:ins>
            <w:ins w:id="1460" w:author="G012787" w:date="2026-03-04T16:00:37Z">
              <w:r>
                <w:rPr>
                  <w:rFonts w:hint="eastAsia"/>
                  <w:lang w:eastAsia="zh-CN"/>
                </w:rPr>
                <w:t>燃气报警器联动告警上报</w:t>
              </w:r>
            </w:ins>
          </w:p>
          <w:p>
            <w:pPr>
              <w:bidi w:val="0"/>
              <w:rPr>
                <w:ins w:id="1461" w:author="G012787" w:date="2026-03-04T16:00:37Z"/>
                <w:rFonts w:hint="eastAsia"/>
                <w:lang w:val="en-US" w:eastAsia="zh-CN"/>
              </w:rPr>
            </w:pPr>
            <w:ins w:id="1462" w:author="G012787" w:date="2026-03-04T16:00:37Z">
              <w:r>
                <w:rPr>
                  <w:rFonts w:hint="eastAsia"/>
                  <w:lang w:val="en-US" w:eastAsia="zh-CN"/>
                </w:rPr>
                <w:t>11：燃气报警器断线上报</w:t>
              </w:r>
            </w:ins>
          </w:p>
          <w:p>
            <w:pPr>
              <w:bidi w:val="0"/>
              <w:rPr>
                <w:ins w:id="1463" w:author="G012787" w:date="2026-03-04T16:00:37Z"/>
                <w:rFonts w:hint="default"/>
              </w:rPr>
            </w:pPr>
            <w:ins w:id="1464" w:author="G012787" w:date="2026-03-04T16:00:37Z">
              <w:r>
                <w:rPr>
                  <w:rFonts w:hint="default"/>
                </w:rPr>
                <w:t>15：</w:t>
              </w:r>
            </w:ins>
            <w:ins w:id="1465" w:author="G012787" w:date="2026-03-04T16:00:37Z">
              <w:r>
                <w:rPr>
                  <w:rFonts w:hint="eastAsia"/>
                  <w:lang w:val="en-US" w:eastAsia="zh-CN"/>
                </w:rPr>
                <w:t>异常大流量</w:t>
              </w:r>
            </w:ins>
            <w:ins w:id="1466" w:author="G012787" w:date="2026-03-04T16:00:37Z">
              <w:r>
                <w:rPr>
                  <w:rFonts w:hint="default"/>
                </w:rPr>
                <w:t>上报</w:t>
              </w:r>
            </w:ins>
          </w:p>
          <w:p>
            <w:pPr>
              <w:bidi w:val="0"/>
              <w:rPr>
                <w:ins w:id="1467" w:author="G012787" w:date="2026-03-04T16:00:37Z"/>
                <w:rFonts w:hint="eastAsia"/>
                <w:lang w:val="en-US" w:eastAsia="zh-CN"/>
              </w:rPr>
            </w:pPr>
            <w:ins w:id="1468" w:author="G012787" w:date="2026-03-04T16:00:37Z">
              <w:r>
                <w:rPr>
                  <w:rFonts w:hint="eastAsia"/>
                  <w:lang w:val="en-US" w:eastAsia="zh-CN"/>
                </w:rPr>
                <w:t>16：预结算余额不足一级告警上报</w:t>
              </w:r>
            </w:ins>
          </w:p>
          <w:p>
            <w:pPr>
              <w:bidi w:val="0"/>
              <w:rPr>
                <w:ins w:id="1469" w:author="G012787" w:date="2026-03-04T16:00:37Z"/>
                <w:rFonts w:hint="eastAsia"/>
                <w:lang w:val="en-US" w:eastAsia="zh-CN"/>
              </w:rPr>
            </w:pPr>
            <w:ins w:id="1470" w:author="G012787" w:date="2026-03-04T16:00:37Z">
              <w:r>
                <w:rPr>
                  <w:rFonts w:hint="eastAsia"/>
                  <w:lang w:val="en-US" w:eastAsia="zh-CN"/>
                </w:rPr>
                <w:t>17：预结算透支告警上报</w:t>
              </w:r>
            </w:ins>
          </w:p>
          <w:p>
            <w:pPr>
              <w:bidi w:val="0"/>
              <w:rPr>
                <w:ins w:id="1471" w:author="G012787" w:date="2026-03-04T16:00:37Z"/>
                <w:rFonts w:hint="eastAsia"/>
                <w:lang w:val="en-US" w:eastAsia="zh-CN"/>
              </w:rPr>
            </w:pPr>
            <w:ins w:id="1472" w:author="G012787" w:date="2026-03-04T16:00:37Z">
              <w:r>
                <w:rPr>
                  <w:rFonts w:hint="eastAsia"/>
                  <w:lang w:val="en-US" w:eastAsia="zh-CN"/>
                </w:rPr>
                <w:t>18：管道防拆告警上报</w:t>
              </w:r>
            </w:ins>
          </w:p>
          <w:p>
            <w:pPr>
              <w:bidi w:val="0"/>
              <w:rPr>
                <w:ins w:id="1473" w:author="G012787" w:date="2026-03-04T16:00:37Z"/>
                <w:rFonts w:hint="default"/>
                <w:lang w:val="en-US" w:eastAsia="zh-CN"/>
              </w:rPr>
            </w:pPr>
            <w:ins w:id="1474" w:author="G012787" w:date="2026-03-04T16:00:37Z">
              <w:r>
                <w:rPr>
                  <w:rFonts w:hint="eastAsia"/>
                  <w:lang w:val="en-US" w:eastAsia="zh-CN"/>
                </w:rPr>
                <w:t>19：外壳防拆告警上报</w:t>
              </w:r>
            </w:ins>
          </w:p>
          <w:p>
            <w:pPr>
              <w:bidi w:val="0"/>
              <w:rPr>
                <w:ins w:id="1475" w:author="G012787" w:date="2026-03-04T16:00:37Z"/>
                <w:rFonts w:hint="default"/>
              </w:rPr>
            </w:pPr>
            <w:ins w:id="1476" w:author="G012787" w:date="2026-03-04T16:00:37Z">
              <w:r>
                <w:rPr>
                  <w:rFonts w:hint="default"/>
                </w:rPr>
                <w:t>20：多天不用气上报</w:t>
              </w:r>
            </w:ins>
          </w:p>
          <w:p>
            <w:pPr>
              <w:bidi w:val="0"/>
              <w:rPr>
                <w:ins w:id="1477" w:author="G012787" w:date="2026-03-04T16:00:37Z"/>
                <w:rFonts w:hint="default"/>
              </w:rPr>
            </w:pPr>
            <w:ins w:id="1478" w:author="G012787" w:date="2026-03-04T16:00:37Z">
              <w:r>
                <w:rPr>
                  <w:rFonts w:hint="default"/>
                </w:rPr>
                <w:t>21：阀门直通上报</w:t>
              </w:r>
            </w:ins>
          </w:p>
          <w:p>
            <w:pPr>
              <w:bidi w:val="0"/>
              <w:rPr>
                <w:ins w:id="1479" w:author="G012787" w:date="2026-03-04T16:00:37Z"/>
                <w:rFonts w:hint="default"/>
              </w:rPr>
            </w:pPr>
            <w:ins w:id="1480" w:author="G012787" w:date="2026-03-04T16:00:37Z">
              <w:r>
                <w:rPr>
                  <w:rFonts w:hint="default"/>
                </w:rPr>
                <w:t>22：阀门动作上报</w:t>
              </w:r>
            </w:ins>
          </w:p>
          <w:p>
            <w:pPr>
              <w:bidi w:val="0"/>
              <w:rPr>
                <w:ins w:id="1481" w:author="G012787" w:date="2026-03-04T16:00:37Z"/>
                <w:rFonts w:hint="default"/>
              </w:rPr>
            </w:pPr>
            <w:ins w:id="1482" w:author="G012787" w:date="2026-03-04T16:00:37Z">
              <w:r>
                <w:rPr>
                  <w:rFonts w:hint="default"/>
                </w:rPr>
                <w:t>23：微小流上报</w:t>
              </w:r>
            </w:ins>
          </w:p>
          <w:p>
            <w:pPr>
              <w:bidi w:val="0"/>
              <w:rPr>
                <w:ins w:id="1483" w:author="G012787" w:date="2026-03-04T16:00:37Z"/>
                <w:rFonts w:hint="default"/>
                <w:lang w:val="en-US" w:eastAsia="zh-CN"/>
              </w:rPr>
            </w:pPr>
            <w:ins w:id="1484" w:author="G012787" w:date="2026-03-04T16:00:37Z">
              <w:r>
                <w:rPr>
                  <w:rFonts w:hint="eastAsia"/>
                  <w:lang w:val="en-US" w:eastAsia="zh-CN"/>
                </w:rPr>
                <w:t>24：持续流告警上报</w:t>
              </w:r>
            </w:ins>
          </w:p>
          <w:p>
            <w:pPr>
              <w:bidi w:val="0"/>
              <w:rPr>
                <w:ins w:id="1485" w:author="G012787" w:date="2026-03-04T16:00:37Z"/>
                <w:rFonts w:hint="eastAsia"/>
                <w:lang w:eastAsia="zh-CN"/>
              </w:rPr>
            </w:pPr>
            <w:ins w:id="1486" w:author="G012787" w:date="2026-03-04T16:00:37Z">
              <w:r>
                <w:rPr>
                  <w:rFonts w:hint="default"/>
                </w:rPr>
                <w:t>2</w:t>
              </w:r>
            </w:ins>
            <w:ins w:id="1487" w:author="G012787" w:date="2026-03-04T16:00:37Z">
              <w:r>
                <w:rPr>
                  <w:rFonts w:hint="eastAsia"/>
                  <w:lang w:val="en-US" w:eastAsia="zh-CN"/>
                </w:rPr>
                <w:t>6</w:t>
              </w:r>
            </w:ins>
            <w:ins w:id="1488" w:author="G012787" w:date="2026-03-04T16:00:37Z">
              <w:r>
                <w:rPr>
                  <w:rFonts w:hint="default"/>
                </w:rPr>
                <w:t>：</w:t>
              </w:r>
            </w:ins>
            <w:ins w:id="1489" w:author="G012787" w:date="2026-03-04T16:00:37Z">
              <w:r>
                <w:rPr>
                  <w:rFonts w:hint="eastAsia"/>
                  <w:lang w:val="en-US" w:eastAsia="zh-CN"/>
                </w:rPr>
                <w:t>压力过高</w:t>
              </w:r>
            </w:ins>
            <w:ins w:id="1490" w:author="G012787" w:date="2026-03-04T16:00:37Z">
              <w:r>
                <w:rPr>
                  <w:rFonts w:hint="eastAsia"/>
                  <w:lang w:eastAsia="zh-CN"/>
                </w:rPr>
                <w:t>告警上报</w:t>
              </w:r>
            </w:ins>
          </w:p>
          <w:p>
            <w:pPr>
              <w:bidi w:val="0"/>
              <w:rPr>
                <w:ins w:id="1491" w:author="G012787" w:date="2026-03-04T16:00:37Z"/>
                <w:rFonts w:hint="eastAsia"/>
                <w:lang w:eastAsia="zh-CN"/>
              </w:rPr>
            </w:pPr>
            <w:ins w:id="1492" w:author="G012787" w:date="2026-03-04T16:00:37Z">
              <w:r>
                <w:rPr>
                  <w:rFonts w:hint="default"/>
                </w:rPr>
                <w:t>2</w:t>
              </w:r>
            </w:ins>
            <w:ins w:id="1493" w:author="G012787" w:date="2026-03-04T16:00:37Z">
              <w:r>
                <w:rPr>
                  <w:rFonts w:hint="eastAsia"/>
                  <w:lang w:val="en-US" w:eastAsia="zh-CN"/>
                </w:rPr>
                <w:t>7</w:t>
              </w:r>
            </w:ins>
            <w:ins w:id="1494" w:author="G012787" w:date="2026-03-04T16:00:37Z">
              <w:r>
                <w:rPr>
                  <w:rFonts w:hint="default"/>
                </w:rPr>
                <w:t>：</w:t>
              </w:r>
            </w:ins>
            <w:ins w:id="1495" w:author="G012787" w:date="2026-03-04T16:00:37Z">
              <w:r>
                <w:rPr>
                  <w:rFonts w:hint="eastAsia"/>
                  <w:lang w:val="en-US" w:eastAsia="zh-CN"/>
                </w:rPr>
                <w:t>压力过低</w:t>
              </w:r>
            </w:ins>
            <w:ins w:id="1496" w:author="G012787" w:date="2026-03-04T16:00:37Z">
              <w:r>
                <w:rPr>
                  <w:rFonts w:hint="eastAsia"/>
                  <w:lang w:eastAsia="zh-CN"/>
                </w:rPr>
                <w:t>告警上报</w:t>
              </w:r>
            </w:ins>
          </w:p>
          <w:p>
            <w:pPr>
              <w:bidi w:val="0"/>
              <w:rPr>
                <w:ins w:id="1497" w:author="G012787" w:date="2026-03-04T16:00:37Z"/>
                <w:rFonts w:hint="eastAsia"/>
                <w:lang w:eastAsia="zh-CN"/>
              </w:rPr>
            </w:pPr>
            <w:ins w:id="1498" w:author="G012787" w:date="2026-03-04T16:00:37Z">
              <w:r>
                <w:rPr>
                  <w:rFonts w:hint="default"/>
                </w:rPr>
                <w:t>2</w:t>
              </w:r>
            </w:ins>
            <w:ins w:id="1499" w:author="G012787" w:date="2026-03-04T16:00:37Z">
              <w:r>
                <w:rPr>
                  <w:rFonts w:hint="eastAsia"/>
                  <w:lang w:val="en-US" w:eastAsia="zh-CN"/>
                </w:rPr>
                <w:t>8</w:t>
              </w:r>
            </w:ins>
            <w:ins w:id="1500" w:author="G012787" w:date="2026-03-04T16:00:37Z">
              <w:r>
                <w:rPr>
                  <w:rFonts w:hint="default"/>
                </w:rPr>
                <w:t>：</w:t>
              </w:r>
            </w:ins>
            <w:ins w:id="1501" w:author="G012787" w:date="2026-03-04T16:00:37Z">
              <w:r>
                <w:rPr>
                  <w:rFonts w:hint="eastAsia"/>
                  <w:lang w:val="en-US" w:eastAsia="zh-CN"/>
                </w:rPr>
                <w:t>温度过高</w:t>
              </w:r>
            </w:ins>
            <w:ins w:id="1502" w:author="G012787" w:date="2026-03-04T16:00:37Z">
              <w:r>
                <w:rPr>
                  <w:rFonts w:hint="eastAsia"/>
                  <w:lang w:eastAsia="zh-CN"/>
                </w:rPr>
                <w:t>告警上报</w:t>
              </w:r>
            </w:ins>
          </w:p>
          <w:p>
            <w:pPr>
              <w:bidi w:val="0"/>
              <w:rPr>
                <w:ins w:id="1503" w:author="G012787" w:date="2026-03-04T16:00:37Z"/>
                <w:rFonts w:hint="eastAsia"/>
                <w:lang w:eastAsia="zh-CN"/>
              </w:rPr>
            </w:pPr>
            <w:ins w:id="1504" w:author="G012787" w:date="2026-03-04T16:00:37Z">
              <w:r>
                <w:rPr>
                  <w:rFonts w:hint="default"/>
                </w:rPr>
                <w:t>2</w:t>
              </w:r>
            </w:ins>
            <w:ins w:id="1505" w:author="G012787" w:date="2026-03-04T16:00:37Z">
              <w:r>
                <w:rPr>
                  <w:rFonts w:hint="eastAsia"/>
                  <w:lang w:val="en-US" w:eastAsia="zh-CN"/>
                </w:rPr>
                <w:t>9</w:t>
              </w:r>
            </w:ins>
            <w:ins w:id="1506" w:author="G012787" w:date="2026-03-04T16:00:37Z">
              <w:r>
                <w:rPr>
                  <w:rFonts w:hint="default"/>
                </w:rPr>
                <w:t>：</w:t>
              </w:r>
            </w:ins>
            <w:ins w:id="1507" w:author="G012787" w:date="2026-03-04T16:00:37Z">
              <w:r>
                <w:rPr>
                  <w:rFonts w:hint="eastAsia"/>
                  <w:lang w:val="en-US" w:eastAsia="zh-CN"/>
                </w:rPr>
                <w:t>温度过低</w:t>
              </w:r>
            </w:ins>
            <w:ins w:id="1508" w:author="G012787" w:date="2026-03-04T16:00:37Z">
              <w:r>
                <w:rPr>
                  <w:rFonts w:hint="eastAsia"/>
                  <w:lang w:eastAsia="zh-CN"/>
                </w:rPr>
                <w:t>告警上报</w:t>
              </w:r>
            </w:ins>
          </w:p>
          <w:p>
            <w:pPr>
              <w:bidi w:val="0"/>
              <w:rPr>
                <w:ins w:id="1509" w:author="G012787" w:date="2026-03-04T16:00:37Z"/>
                <w:rFonts w:hint="eastAsia"/>
                <w:lang w:eastAsia="zh-CN"/>
              </w:rPr>
            </w:pPr>
            <w:ins w:id="1510" w:author="G012787" w:date="2026-03-04T16:00:37Z">
              <w:r>
                <w:rPr>
                  <w:rFonts w:hint="eastAsia"/>
                  <w:lang w:val="en-US" w:eastAsia="zh-CN"/>
                </w:rPr>
                <w:t>30</w:t>
              </w:r>
            </w:ins>
            <w:ins w:id="1511" w:author="G012787" w:date="2026-03-04T16:00:37Z">
              <w:r>
                <w:rPr>
                  <w:rFonts w:hint="default"/>
                </w:rPr>
                <w:t>：</w:t>
              </w:r>
            </w:ins>
            <w:ins w:id="1512" w:author="G012787" w:date="2026-03-04T16:00:37Z">
              <w:r>
                <w:rPr>
                  <w:rFonts w:hint="eastAsia"/>
                  <w:lang w:val="en-US" w:eastAsia="zh-CN"/>
                </w:rPr>
                <w:t>压力传感器异常</w:t>
              </w:r>
            </w:ins>
            <w:ins w:id="1513" w:author="G012787" w:date="2026-03-04T16:00:37Z">
              <w:r>
                <w:rPr>
                  <w:rFonts w:hint="eastAsia"/>
                  <w:lang w:eastAsia="zh-CN"/>
                </w:rPr>
                <w:t>上报</w:t>
              </w:r>
            </w:ins>
          </w:p>
          <w:p>
            <w:pPr>
              <w:bidi w:val="0"/>
              <w:rPr>
                <w:ins w:id="1514" w:author="G012787" w:date="2026-03-04T16:00:51Z"/>
                <w:rFonts w:hint="eastAsia"/>
                <w:lang w:eastAsia="zh-CN"/>
              </w:rPr>
            </w:pPr>
            <w:ins w:id="1515" w:author="G012787" w:date="2026-03-04T16:00:37Z">
              <w:r>
                <w:rPr>
                  <w:rFonts w:hint="eastAsia"/>
                  <w:lang w:val="en-US" w:eastAsia="zh-CN"/>
                </w:rPr>
                <w:t>31</w:t>
              </w:r>
            </w:ins>
            <w:ins w:id="1516" w:author="G012787" w:date="2026-03-04T16:00:37Z">
              <w:r>
                <w:rPr>
                  <w:rFonts w:hint="default"/>
                </w:rPr>
                <w:t>：</w:t>
              </w:r>
            </w:ins>
            <w:ins w:id="1517" w:author="G012787" w:date="2026-03-04T16:00:37Z">
              <w:r>
                <w:rPr>
                  <w:rFonts w:hint="eastAsia"/>
                  <w:lang w:val="en-US" w:eastAsia="zh-CN"/>
                </w:rPr>
                <w:t>温度传感器异常</w:t>
              </w:r>
            </w:ins>
            <w:ins w:id="1518" w:author="G012787" w:date="2026-03-04T16:00:37Z">
              <w:r>
                <w:rPr>
                  <w:rFonts w:hint="eastAsia"/>
                  <w:lang w:eastAsia="zh-CN"/>
                </w:rPr>
                <w:t>上报</w:t>
              </w:r>
            </w:ins>
          </w:p>
          <w:p>
            <w:pPr>
              <w:bidi w:val="0"/>
              <w:rPr>
                <w:ins w:id="1519" w:author="G012787" w:date="2026-03-04T16:00:52Z"/>
                <w:rFonts w:hint="eastAsia"/>
                <w:highlight w:val="yellow"/>
                <w:lang w:eastAsia="zh-CN"/>
              </w:rPr>
            </w:pPr>
            <w:ins w:id="1520" w:author="G012787" w:date="2026-03-04T16:00:52Z">
              <w:r>
                <w:rPr>
                  <w:rFonts w:hint="eastAsia"/>
                  <w:highlight w:val="yellow"/>
                  <w:lang w:val="en-US" w:eastAsia="zh-CN"/>
                </w:rPr>
                <w:t>35</w:t>
              </w:r>
            </w:ins>
            <w:ins w:id="1521" w:author="G012787" w:date="2026-03-04T16:00:52Z">
              <w:r>
                <w:rPr>
                  <w:rFonts w:hint="default"/>
                  <w:highlight w:val="yellow"/>
                </w:rPr>
                <w:t>：</w:t>
              </w:r>
            </w:ins>
            <w:ins w:id="1522" w:author="G012787" w:date="2026-03-04T16:00:52Z">
              <w:r>
                <w:rPr>
                  <w:rFonts w:hint="eastAsia"/>
                  <w:highlight w:val="yellow"/>
                  <w:lang w:val="en-US" w:eastAsia="zh-CN"/>
                </w:rPr>
                <w:t>相对压力过高</w:t>
              </w:r>
            </w:ins>
            <w:ins w:id="1523" w:author="G012787" w:date="2026-03-04T16:00:52Z">
              <w:r>
                <w:rPr>
                  <w:rFonts w:hint="eastAsia"/>
                  <w:highlight w:val="yellow"/>
                  <w:lang w:eastAsia="zh-CN"/>
                </w:rPr>
                <w:t>告警上报</w:t>
              </w:r>
            </w:ins>
          </w:p>
          <w:p>
            <w:pPr>
              <w:bidi w:val="0"/>
              <w:rPr>
                <w:ins w:id="1524" w:author="G012787" w:date="2026-03-04T16:00:52Z"/>
                <w:rFonts w:hint="eastAsia"/>
                <w:highlight w:val="yellow"/>
                <w:lang w:eastAsia="zh-CN"/>
              </w:rPr>
            </w:pPr>
            <w:ins w:id="1525" w:author="G012787" w:date="2026-03-04T16:00:52Z">
              <w:r>
                <w:rPr>
                  <w:rFonts w:hint="eastAsia"/>
                  <w:highlight w:val="yellow"/>
                  <w:lang w:val="en-US" w:eastAsia="zh-CN"/>
                </w:rPr>
                <w:t>36</w:t>
              </w:r>
            </w:ins>
            <w:ins w:id="1526" w:author="G012787" w:date="2026-03-04T16:00:52Z">
              <w:r>
                <w:rPr>
                  <w:rFonts w:hint="default"/>
                  <w:highlight w:val="yellow"/>
                </w:rPr>
                <w:t>：</w:t>
              </w:r>
            </w:ins>
            <w:ins w:id="1527" w:author="G012787" w:date="2026-03-04T16:00:52Z">
              <w:r>
                <w:rPr>
                  <w:rFonts w:hint="eastAsia"/>
                  <w:highlight w:val="yellow"/>
                  <w:lang w:val="en-US" w:eastAsia="zh-CN"/>
                </w:rPr>
                <w:t>相对压力过低</w:t>
              </w:r>
            </w:ins>
            <w:ins w:id="1528" w:author="G012787" w:date="2026-03-04T16:00:52Z">
              <w:r>
                <w:rPr>
                  <w:rFonts w:hint="eastAsia"/>
                  <w:highlight w:val="yellow"/>
                  <w:lang w:eastAsia="zh-CN"/>
                </w:rPr>
                <w:t>告警上报</w:t>
              </w:r>
            </w:ins>
          </w:p>
          <w:p>
            <w:pPr>
              <w:bidi w:val="0"/>
              <w:rPr>
                <w:ins w:id="1529" w:author="G012787" w:date="2026-03-04T16:00:52Z"/>
                <w:rFonts w:hint="default"/>
                <w:highlight w:val="yellow"/>
                <w:lang w:val="en-US" w:eastAsia="zh-CN"/>
              </w:rPr>
            </w:pPr>
            <w:ins w:id="1530" w:author="G012787" w:date="2026-03-04T16:00:52Z">
              <w:r>
                <w:rPr>
                  <w:rFonts w:hint="eastAsia"/>
                  <w:highlight w:val="yellow"/>
                  <w:lang w:val="en-US" w:eastAsia="zh-CN"/>
                </w:rPr>
                <w:t>37：压力传感器超期未校准报警上报</w:t>
              </w:r>
            </w:ins>
          </w:p>
          <w:p>
            <w:pPr>
              <w:pStyle w:val="2"/>
              <w:rPr>
                <w:ins w:id="1531" w:author="G012787" w:date="2026-03-04T16:00:52Z"/>
                <w:rFonts w:hint="eastAsia" w:eastAsia="宋体"/>
                <w:highlight w:val="yellow"/>
                <w:lang w:val="en-US" w:eastAsia="zh-CN"/>
              </w:rPr>
            </w:pPr>
            <w:ins w:id="1532" w:author="G012787" w:date="2026-03-04T16:00:52Z">
              <w:r>
                <w:rPr>
                  <w:rFonts w:hint="eastAsia"/>
                  <w:highlight w:val="yellow"/>
                  <w:lang w:val="en-US" w:eastAsia="zh-CN"/>
                </w:rPr>
                <w:t>38：环境大气</w:t>
              </w:r>
            </w:ins>
            <w:ins w:id="1533" w:author="G012787" w:date="2026-03-04T16:00:52Z">
              <w:r>
                <w:rPr>
                  <w:rFonts w:hint="eastAsia"/>
                  <w:highlight w:val="yellow"/>
                </w:rPr>
                <w:t>压</w:t>
              </w:r>
            </w:ins>
            <w:ins w:id="1534" w:author="G012787" w:date="2026-03-04T16:00:52Z">
              <w:r>
                <w:rPr>
                  <w:rFonts w:hint="eastAsia"/>
                  <w:highlight w:val="yellow"/>
                  <w:lang w:val="en-US" w:eastAsia="zh-CN"/>
                </w:rPr>
                <w:t>传感器</w:t>
              </w:r>
            </w:ins>
            <w:ins w:id="1535" w:author="G012787" w:date="2026-03-04T16:00:52Z">
              <w:r>
                <w:rPr>
                  <w:rFonts w:hint="eastAsia"/>
                  <w:highlight w:val="yellow"/>
                </w:rPr>
                <w:t>异常</w:t>
              </w:r>
            </w:ins>
            <w:ins w:id="1536" w:author="G012787" w:date="2026-03-04T16:00:52Z">
              <w:r>
                <w:rPr>
                  <w:rFonts w:hint="eastAsia"/>
                  <w:highlight w:val="yellow"/>
                  <w:lang w:val="en-US" w:eastAsia="zh-CN"/>
                </w:rPr>
                <w:t>上报</w:t>
              </w:r>
            </w:ins>
          </w:p>
          <w:p>
            <w:pPr>
              <w:pStyle w:val="2"/>
              <w:rPr>
                <w:ins w:id="1537" w:author="G012787" w:date="2026-03-04T16:00:37Z"/>
                <w:rFonts w:hint="eastAsia"/>
                <w:lang w:eastAsia="zh-CN"/>
              </w:rPr>
            </w:pPr>
          </w:p>
          <w:p>
            <w:pPr>
              <w:bidi w:val="0"/>
              <w:rPr>
                <w:ins w:id="1538" w:author="G012787" w:date="2026-03-04T16:00:37Z"/>
                <w:rFonts w:hint="default"/>
                <w:lang w:val="en-US" w:eastAsia="zh-CN"/>
              </w:rPr>
            </w:pPr>
            <w:ins w:id="1539" w:author="G012787" w:date="2026-03-04T16:00:37Z">
              <w:r>
                <w:rPr>
                  <w:rFonts w:hint="eastAsia"/>
                  <w:lang w:val="en-US" w:eastAsia="zh-CN"/>
                </w:rPr>
                <w:t>255：其它方式上报</w:t>
              </w:r>
            </w:ins>
          </w:p>
          <w:p>
            <w:pPr>
              <w:bidi w:val="0"/>
              <w:rPr>
                <w:ins w:id="1540" w:author="G012787" w:date="2026-03-04T16:00:37Z"/>
                <w:rFonts w:hint="default"/>
              </w:rPr>
            </w:pPr>
          </w:p>
        </w:tc>
        <w:tc>
          <w:tcPr>
            <w:tcW w:w="480" w:type="dxa"/>
            <w:tcBorders>
              <w:top w:val="nil"/>
              <w:bottom w:val="single" w:color="auto" w:sz="4" w:space="0"/>
            </w:tcBorders>
          </w:tcPr>
          <w:p>
            <w:pPr>
              <w:bidi w:val="0"/>
              <w:rPr>
                <w:ins w:id="1541" w:author="G012787" w:date="2026-03-04T16:00:37Z"/>
                <w:rFonts w:hint="default"/>
              </w:rPr>
            </w:pPr>
          </w:p>
        </w:tc>
      </w:tr>
    </w:tbl>
    <w:p>
      <w:pPr>
        <w:pStyle w:val="18"/>
        <w:ind w:left="127"/>
        <w:rPr>
          <w:rFonts w:hint="default" w:ascii="Arial" w:hAnsi="Arial" w:eastAsia="宋体" w:cs="Arial"/>
          <w:sz w:val="21"/>
          <w:highlight w:val="none"/>
        </w:rPr>
      </w:pPr>
    </w:p>
    <w:p>
      <w:pPr>
        <w:pStyle w:val="6"/>
        <w:bidi w:val="0"/>
        <w:rPr>
          <w:rFonts w:hint="default"/>
          <w:sz w:val="18"/>
          <w:szCs w:val="15"/>
        </w:rPr>
      </w:pPr>
      <w:bookmarkStart w:id="125" w:name="_Toc525120298"/>
      <w:r>
        <w:rPr>
          <w:rFonts w:hint="eastAsia"/>
          <w:sz w:val="18"/>
          <w:szCs w:val="15"/>
          <w:lang w:val="en-US" w:eastAsia="zh-CN"/>
        </w:rPr>
        <w:t>A.5</w:t>
      </w:r>
      <w:r>
        <w:rPr>
          <w:rFonts w:hint="eastAsia"/>
          <w:sz w:val="18"/>
          <w:szCs w:val="15"/>
        </w:rPr>
        <w:t>用户自定义数据</w:t>
      </w:r>
      <w:bookmarkEnd w:id="125"/>
    </w:p>
    <w:p>
      <w:pPr>
        <w:pStyle w:val="23"/>
        <w:rPr>
          <w:rFonts w:hint="eastAsia"/>
          <w:szCs w:val="18"/>
          <w:highlight w:val="none"/>
        </w:rPr>
      </w:pPr>
      <w:r>
        <w:rPr>
          <w:rFonts w:hint="eastAsia"/>
          <w:highlight w:val="none"/>
        </w:rPr>
        <w:t>数据对象ID从</w:t>
      </w:r>
      <w:bookmarkStart w:id="126" w:name="OLE_LINK14"/>
      <w:r>
        <w:rPr>
          <w:rFonts w:hint="eastAsia"/>
          <w:highlight w:val="none"/>
        </w:rPr>
        <w:t>A000H~AFFFH为厂商自定义数据对象域</w:t>
      </w:r>
      <w:bookmarkEnd w:id="126"/>
      <w:r>
        <w:rPr>
          <w:rFonts w:hint="eastAsia"/>
          <w:highlight w:val="none"/>
        </w:rPr>
        <w:t>。该范围内的数据对象内容由表厂根据指定型号进行定义。不同表厂、型号之间可以不同。</w:t>
      </w:r>
      <w:r>
        <w:rPr>
          <w:rFonts w:hint="eastAsia"/>
          <w:szCs w:val="18"/>
          <w:highlight w:val="none"/>
        </w:rPr>
        <w:t>但同一厂商的相同表型内容定义必须相同。</w:t>
      </w:r>
    </w:p>
    <w:p>
      <w:pPr>
        <w:pStyle w:val="23"/>
        <w:rPr>
          <w:rFonts w:hint="eastAsia"/>
          <w:szCs w:val="18"/>
          <w:highlight w:val="none"/>
        </w:rPr>
      </w:pPr>
    </w:p>
    <w:p>
      <w:pPr>
        <w:pStyle w:val="6"/>
        <w:bidi w:val="0"/>
        <w:rPr>
          <w:rFonts w:hint="eastAsia"/>
          <w:b/>
          <w:sz w:val="18"/>
          <w:szCs w:val="15"/>
          <w:lang w:val="en-US" w:eastAsia="zh-CN"/>
        </w:rPr>
      </w:pPr>
      <w:bookmarkStart w:id="127" w:name="_Toc525120299"/>
      <w:r>
        <w:rPr>
          <w:rFonts w:hint="eastAsia"/>
          <w:b/>
          <w:sz w:val="18"/>
          <w:szCs w:val="15"/>
          <w:lang w:val="en-US" w:eastAsia="zh-CN"/>
        </w:rPr>
        <w:t>A.6事件记录格式</w:t>
      </w:r>
      <w:bookmarkEnd w:id="127"/>
    </w:p>
    <w:p>
      <w:pPr>
        <w:ind w:left="42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事件记录格式：AAAA+YYMMDDHHMMSS+XX；</w:t>
      </w:r>
    </w:p>
    <w:p>
      <w:pPr>
        <w:ind w:firstLine="44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AAAA:事件类型，2字节，HEX，详见附录A.7；</w:t>
      </w:r>
    </w:p>
    <w:p>
      <w:pPr>
        <w:spacing w:line="255" w:lineRule="exact"/>
        <w:ind w:left="42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YYMMDDHHmmSS：事件时间6字节,BCD；</w:t>
      </w:r>
    </w:p>
    <w:p>
      <w:pPr>
        <w:ind w:firstLine="44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XX预留1字节（用于表示事件详情）；</w:t>
      </w:r>
    </w:p>
    <w:p>
      <w:pPr>
        <w:rPr>
          <w:rFonts w:ascii="宋体" w:hAnsi="宋体"/>
          <w:highlight w:val="none"/>
        </w:rPr>
      </w:pPr>
    </w:p>
    <w:p>
      <w:pPr>
        <w:ind w:firstLine="440" w:firstLineChars="200"/>
        <w:rPr>
          <w:rFonts w:ascii="宋体" w:hAnsi="宋体"/>
          <w:highlight w:val="none"/>
        </w:rPr>
      </w:pPr>
    </w:p>
    <w:p>
      <w:pPr>
        <w:pStyle w:val="6"/>
        <w:bidi w:val="0"/>
        <w:rPr>
          <w:rFonts w:hint="default" w:ascii="Arial" w:hAnsi="Arial" w:eastAsia="宋体" w:cs="Arial"/>
          <w:b/>
          <w:sz w:val="20"/>
          <w:highlight w:val="none"/>
        </w:rPr>
      </w:pPr>
      <w:bookmarkStart w:id="128" w:name="_Toc30839"/>
      <w:r>
        <w:rPr>
          <w:rFonts w:hint="eastAsia"/>
          <w:b/>
          <w:sz w:val="18"/>
          <w:szCs w:val="15"/>
          <w:lang w:val="en-US" w:eastAsia="zh-CN"/>
        </w:rPr>
        <w:t>A.7</w:t>
      </w:r>
      <w:r>
        <w:rPr>
          <w:rFonts w:hint="default"/>
          <w:b/>
          <w:sz w:val="18"/>
          <w:szCs w:val="15"/>
          <w:lang w:val="en-US" w:eastAsia="zh-CN"/>
        </w:rPr>
        <w:t>远传终端事件记录类型</w:t>
      </w:r>
      <w:bookmarkEnd w:id="128"/>
    </w:p>
    <w:p>
      <w:pPr>
        <w:pStyle w:val="2"/>
        <w:spacing w:before="3"/>
        <w:rPr>
          <w:rFonts w:hint="default" w:ascii="Arial" w:hAnsi="Arial" w:eastAsia="宋体" w:cs="Arial"/>
          <w:b/>
          <w:sz w:val="10"/>
          <w:highlight w:val="none"/>
        </w:rPr>
      </w:pPr>
    </w:p>
    <w:p>
      <w:pPr>
        <w:pStyle w:val="2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事件代码</w:t>
      </w:r>
      <w:r>
        <w:rPr>
          <w:rFonts w:hint="default" w:ascii="Arial" w:hAnsi="Arial" w:eastAsia="宋体" w:cs="Arial"/>
          <w:highlight w:val="none"/>
        </w:rPr>
        <w:t>2字节，内容参考下表。A000H~AFFFH为终端厂商自定义数据记录。</w:t>
      </w:r>
    </w:p>
    <w:p>
      <w:pPr>
        <w:pStyle w:val="2"/>
        <w:spacing w:before="9"/>
        <w:rPr>
          <w:rFonts w:hint="default" w:ascii="Arial" w:hAnsi="Arial" w:eastAsia="宋体" w:cs="Arial"/>
          <w:sz w:val="15"/>
          <w:highlight w:val="none"/>
        </w:rPr>
      </w:pPr>
    </w:p>
    <w:p>
      <w:pPr>
        <w:spacing w:before="0"/>
        <w:ind w:left="2716" w:right="3101" w:firstLine="0"/>
        <w:jc w:val="center"/>
        <w:rPr>
          <w:rFonts w:hint="default" w:ascii="Arial" w:hAnsi="Arial" w:eastAsia="宋体" w:cs="Arial"/>
          <w:sz w:val="19"/>
          <w:highlight w:val="none"/>
        </w:rPr>
      </w:pPr>
      <w:r>
        <w:rPr>
          <w:rFonts w:hint="default" w:ascii="Arial" w:hAnsi="Arial" w:eastAsia="宋体" w:cs="Arial"/>
          <w:w w:val="105"/>
          <w:sz w:val="19"/>
          <w:highlight w:val="none"/>
        </w:rPr>
        <w:t>表 1</w:t>
      </w:r>
      <w:r>
        <w:rPr>
          <w:rFonts w:hint="default" w:ascii="Arial" w:hAnsi="Arial" w:eastAsia="宋体" w:cs="Arial"/>
          <w:spacing w:val="29"/>
          <w:w w:val="105"/>
          <w:sz w:val="19"/>
          <w:highlight w:val="none"/>
        </w:rPr>
        <w:t xml:space="preserve"> </w:t>
      </w:r>
      <w:r>
        <w:rPr>
          <w:rFonts w:hint="default" w:ascii="Arial" w:hAnsi="Arial" w:eastAsia="宋体" w:cs="Arial"/>
          <w:spacing w:val="15"/>
          <w:w w:val="105"/>
          <w:sz w:val="19"/>
          <w:highlight w:val="none"/>
        </w:rPr>
        <w:t>远传表事件记录类型</w:t>
      </w:r>
    </w:p>
    <w:p>
      <w:pPr>
        <w:pStyle w:val="2"/>
        <w:spacing w:before="9"/>
        <w:rPr>
          <w:rFonts w:hint="default" w:ascii="Arial" w:hAnsi="Arial" w:eastAsia="宋体" w:cs="Arial"/>
          <w:sz w:val="15"/>
          <w:highlight w:val="none"/>
        </w:rPr>
      </w:pPr>
    </w:p>
    <w:tbl>
      <w:tblPr>
        <w:tblStyle w:val="13"/>
        <w:tblW w:w="7450" w:type="dxa"/>
        <w:tblInd w:w="119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2"/>
        <w:gridCol w:w="2118"/>
        <w:gridCol w:w="368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652" w:type="dxa"/>
            <w:shd w:val="clear" w:color="auto" w:fill="D7D7D7"/>
          </w:tcPr>
          <w:p>
            <w:pPr>
              <w:pStyle w:val="18"/>
              <w:spacing w:before="0" w:line="311" w:lineRule="exact"/>
              <w:ind w:left="383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pacing w:val="15"/>
                <w:sz w:val="21"/>
                <w:highlight w:val="none"/>
              </w:rPr>
              <w:t>事件代码</w:t>
            </w:r>
          </w:p>
        </w:tc>
        <w:tc>
          <w:tcPr>
            <w:tcW w:w="2118" w:type="dxa"/>
            <w:shd w:val="clear" w:color="auto" w:fill="D7D7D7"/>
          </w:tcPr>
          <w:p>
            <w:pPr>
              <w:pStyle w:val="18"/>
              <w:spacing w:before="0" w:line="311" w:lineRule="exact"/>
              <w:ind w:left="623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pacing w:val="15"/>
                <w:sz w:val="21"/>
                <w:highlight w:val="none"/>
              </w:rPr>
              <w:t>事件名称</w:t>
            </w:r>
          </w:p>
        </w:tc>
        <w:tc>
          <w:tcPr>
            <w:tcW w:w="3680" w:type="dxa"/>
            <w:shd w:val="clear" w:color="auto" w:fill="D7D7D7"/>
          </w:tcPr>
          <w:p>
            <w:pPr>
              <w:pStyle w:val="18"/>
              <w:spacing w:before="0" w:line="311" w:lineRule="exact"/>
              <w:ind w:left="1610" w:right="1565"/>
              <w:jc w:val="center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pacing w:val="15"/>
                <w:sz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52" w:type="dxa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0001H</w:t>
            </w:r>
          </w:p>
        </w:tc>
        <w:tc>
          <w:tcPr>
            <w:tcW w:w="2118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开阀</w:t>
            </w:r>
          </w:p>
        </w:tc>
        <w:tc>
          <w:tcPr>
            <w:tcW w:w="3680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执行开阀动作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52" w:type="dxa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0002H</w:t>
            </w:r>
          </w:p>
        </w:tc>
        <w:tc>
          <w:tcPr>
            <w:tcW w:w="2118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关阀</w:t>
            </w:r>
          </w:p>
        </w:tc>
        <w:tc>
          <w:tcPr>
            <w:tcW w:w="3680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执行关阀动作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52" w:type="dxa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0003H</w:t>
            </w:r>
          </w:p>
        </w:tc>
        <w:tc>
          <w:tcPr>
            <w:tcW w:w="2118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重新启动</w:t>
            </w:r>
          </w:p>
        </w:tc>
        <w:tc>
          <w:tcPr>
            <w:tcW w:w="3680" w:type="dxa"/>
          </w:tcPr>
          <w:p>
            <w:pPr>
              <w:pStyle w:val="18"/>
              <w:spacing w:before="0"/>
              <w:ind w:left="0"/>
              <w:rPr>
                <w:rFonts w:hint="default" w:ascii="Arial" w:hAnsi="Arial" w:eastAsia="宋体" w:cs="Arial"/>
                <w:sz w:val="20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52" w:type="dxa"/>
          </w:tcPr>
          <w:p>
            <w:pPr>
              <w:pStyle w:val="18"/>
              <w:spacing w:before="30" w:line="265" w:lineRule="exact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0004H</w:t>
            </w:r>
          </w:p>
        </w:tc>
        <w:tc>
          <w:tcPr>
            <w:tcW w:w="2118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电量低</w:t>
            </w:r>
          </w:p>
        </w:tc>
        <w:tc>
          <w:tcPr>
            <w:tcW w:w="3680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电量比较低，还能支持终端正常工作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52" w:type="dxa"/>
          </w:tcPr>
          <w:p>
            <w:pPr>
              <w:pStyle w:val="18"/>
              <w:spacing w:before="30" w:line="265" w:lineRule="exact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0005H</w:t>
            </w:r>
          </w:p>
        </w:tc>
        <w:tc>
          <w:tcPr>
            <w:tcW w:w="2118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电量不足</w:t>
            </w:r>
          </w:p>
        </w:tc>
        <w:tc>
          <w:tcPr>
            <w:tcW w:w="3680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电量很低，不足以支持终端正常工作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52" w:type="dxa"/>
          </w:tcPr>
          <w:p>
            <w:pPr>
              <w:pStyle w:val="18"/>
              <w:spacing w:before="30" w:line="265" w:lineRule="exact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0006H</w:t>
            </w:r>
          </w:p>
        </w:tc>
        <w:tc>
          <w:tcPr>
            <w:tcW w:w="2118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磁干扰</w:t>
            </w:r>
          </w:p>
        </w:tc>
        <w:tc>
          <w:tcPr>
            <w:tcW w:w="3680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针对磁采样的终端产品收到磁攻击。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52" w:type="dxa"/>
          </w:tcPr>
          <w:p>
            <w:pPr>
              <w:pStyle w:val="18"/>
              <w:spacing w:before="30" w:line="265" w:lineRule="exact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0007H</w:t>
            </w:r>
          </w:p>
        </w:tc>
        <w:tc>
          <w:tcPr>
            <w:tcW w:w="2118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电源断电</w:t>
            </w:r>
          </w:p>
        </w:tc>
        <w:tc>
          <w:tcPr>
            <w:tcW w:w="3680" w:type="dxa"/>
          </w:tcPr>
          <w:p>
            <w:pPr>
              <w:pStyle w:val="18"/>
              <w:spacing w:before="30" w:line="265" w:lineRule="exact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检测到电池拔出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652" w:type="dxa"/>
          </w:tcPr>
          <w:p>
            <w:pPr>
              <w:pStyle w:val="18"/>
              <w:spacing w:before="30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0008H</w:t>
            </w:r>
          </w:p>
        </w:tc>
        <w:tc>
          <w:tcPr>
            <w:tcW w:w="2118" w:type="dxa"/>
          </w:tcPr>
          <w:p>
            <w:pPr>
              <w:pStyle w:val="18"/>
              <w:spacing w:before="30"/>
              <w:ind w:left="127"/>
              <w:rPr>
                <w:rFonts w:hint="default" w:ascii="Arial" w:hAnsi="Arial" w:eastAsia="宋体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异常大流量</w:t>
            </w:r>
          </w:p>
        </w:tc>
        <w:tc>
          <w:tcPr>
            <w:tcW w:w="3680" w:type="dxa"/>
          </w:tcPr>
          <w:p>
            <w:pPr>
              <w:pStyle w:val="18"/>
              <w:spacing w:before="0"/>
              <w:ind w:left="0"/>
              <w:rPr>
                <w:rFonts w:hint="default" w:ascii="Arial" w:hAnsi="Arial" w:eastAsia="宋体" w:cs="Arial"/>
                <w:sz w:val="20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52" w:type="dxa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0009H</w:t>
            </w:r>
          </w:p>
        </w:tc>
        <w:tc>
          <w:tcPr>
            <w:tcW w:w="2118" w:type="dxa"/>
          </w:tcPr>
          <w:p>
            <w:pPr>
              <w:pStyle w:val="18"/>
              <w:ind w:left="127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计量异常</w:t>
            </w:r>
          </w:p>
        </w:tc>
        <w:tc>
          <w:tcPr>
            <w:tcW w:w="3680" w:type="dxa"/>
          </w:tcPr>
          <w:p>
            <w:pPr>
              <w:pStyle w:val="18"/>
              <w:spacing w:before="0"/>
              <w:ind w:left="0"/>
              <w:rPr>
                <w:rFonts w:hint="default" w:ascii="Arial" w:hAnsi="Arial" w:eastAsia="宋体" w:cs="Arial"/>
                <w:sz w:val="20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52" w:type="dxa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000AH</w:t>
            </w:r>
          </w:p>
        </w:tc>
        <w:tc>
          <w:tcPr>
            <w:tcW w:w="2118" w:type="dxa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微小流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sz w:val="21"/>
                <w:highlight w:val="none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1652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000BH</w:t>
            </w:r>
          </w:p>
        </w:tc>
        <w:tc>
          <w:tcPr>
            <w:tcW w:w="2118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持续流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1652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000CH</w:t>
            </w:r>
          </w:p>
        </w:tc>
        <w:tc>
          <w:tcPr>
            <w:tcW w:w="2118" w:type="dxa"/>
          </w:tcPr>
          <w:p>
            <w:pPr>
              <w:pStyle w:val="18"/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燃气报警器联动告警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000DH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直通</w:t>
            </w:r>
          </w:p>
        </w:tc>
        <w:tc>
          <w:tcPr>
            <w:tcW w:w="3680" w:type="dxa"/>
          </w:tcPr>
          <w:p>
            <w:pPr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000EH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多天不上传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000FH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多天不用气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逆流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外壳拆卸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管道拆卸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温度传感器</w:t>
            </w: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异常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压力传感器异常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温度过高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温度过低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压力过高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  <w:r>
              <w:rPr>
                <w:rFonts w:hint="eastAsia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color w:val="000000" w:themeColor="text1"/>
                <w:sz w:val="21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压力过低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0019H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rPr>
                <w:rFonts w:hint="default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报警器断线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001AH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rPr>
                <w:rFonts w:hint="default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预结算余额不足一级报警（余额不足）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129" w:name="OLE_LINK3"/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001BH</w:t>
            </w:r>
            <w:bookmarkEnd w:id="129"/>
          </w:p>
        </w:tc>
        <w:tc>
          <w:tcPr>
            <w:tcW w:w="2118" w:type="dxa"/>
            <w:vAlign w:val="top"/>
          </w:tcPr>
          <w:p>
            <w:pPr>
              <w:pStyle w:val="18"/>
              <w:rPr>
                <w:rFonts w:hint="default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预结算透支报警（透支）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52" w:type="dxa"/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001CH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计量</w:t>
            </w:r>
            <w:r>
              <w:rPr>
                <w:rFonts w:hint="eastAsia"/>
              </w:rPr>
              <w:t>电池</w:t>
            </w:r>
            <w:r>
              <w:rPr>
                <w:rFonts w:hint="eastAsia"/>
                <w:lang w:val="en-US" w:eastAsia="zh-CN"/>
              </w:rPr>
              <w:t>低电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" w:hRule="atLeast"/>
          <w:ins w:id="1542" w:author="G001143" w:date="2025-11-12T15:27:24Z"/>
        </w:trPr>
        <w:tc>
          <w:tcPr>
            <w:tcW w:w="1652" w:type="dxa"/>
            <w:tcBorders>
              <w:bottom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ins w:id="1543" w:author="G001143" w:date="2025-11-12T15:27:24Z"/>
                <w:rFonts w:hint="default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544" w:author="G001143" w:date="2025-11-12T15:27:25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1545" w:author="G001143" w:date="2025-11-12T15:27:26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01</w:t>
              </w:r>
            </w:ins>
            <w:ins w:id="1546" w:author="G001143" w:date="2025-11-12T15:27:27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DH</w:t>
              </w:r>
            </w:ins>
          </w:p>
        </w:tc>
        <w:tc>
          <w:tcPr>
            <w:tcW w:w="2118" w:type="dxa"/>
            <w:tcBorders>
              <w:bottom w:val="single" w:color="auto" w:sz="4" w:space="0"/>
            </w:tcBorders>
            <w:vAlign w:val="top"/>
          </w:tcPr>
          <w:p>
            <w:pPr>
              <w:pStyle w:val="18"/>
              <w:rPr>
                <w:ins w:id="1547" w:author="G001143" w:date="2025-11-12T15:27:24Z"/>
                <w:rFonts w:hint="default"/>
                <w:lang w:val="en-US" w:eastAsia="zh-CN"/>
              </w:rPr>
            </w:pPr>
            <w:ins w:id="1548" w:author="G001143" w:date="2025-11-12T15:27:32Z">
              <w:r>
                <w:rPr>
                  <w:rFonts w:hint="eastAsia"/>
                  <w:lang w:val="en-US" w:eastAsia="zh-CN"/>
                </w:rPr>
                <w:t>保压测试</w:t>
              </w:r>
            </w:ins>
            <w:ins w:id="1549" w:author="G001143" w:date="2025-11-12T15:27:35Z">
              <w:r>
                <w:rPr>
                  <w:rFonts w:hint="eastAsia"/>
                  <w:lang w:val="en-US" w:eastAsia="zh-CN"/>
                </w:rPr>
                <w:t>结果</w:t>
              </w:r>
            </w:ins>
          </w:p>
        </w:tc>
        <w:tc>
          <w:tcPr>
            <w:tcW w:w="3680" w:type="dxa"/>
            <w:tcBorders>
              <w:bottom w:val="single" w:color="auto" w:sz="4" w:space="0"/>
            </w:tcBorders>
          </w:tcPr>
          <w:p>
            <w:pPr>
              <w:pStyle w:val="18"/>
              <w:rPr>
                <w:ins w:id="1550" w:author="G001143" w:date="2025-11-12T15:27:24Z"/>
                <w:rFonts w:hint="default" w:ascii="Arial" w:hAnsi="Arial" w:eastAsia="宋体" w:cs="Arial"/>
                <w:color w:val="000000" w:themeColor="text1"/>
                <w:sz w:val="21"/>
                <w:highlight w:val="red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551" w:author="G001143" w:date="2025-11-12T15:27:43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1552" w:author="G001143" w:date="2025-11-12T15:27:44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正常</w:t>
              </w:r>
            </w:ins>
            <w:ins w:id="1553" w:author="G001143" w:date="2025-11-12T15:27:46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，1</w:t>
              </w:r>
            </w:ins>
            <w:ins w:id="1554" w:author="G001143" w:date="2025-11-12T15:27:48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异常</w:t>
              </w:r>
            </w:ins>
            <w:ins w:id="1555" w:author="G001143" w:date="2025-11-12T15:27:51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，2</w:t>
              </w:r>
            </w:ins>
            <w:ins w:id="1556" w:author="G001143" w:date="2025-11-12T15:27:53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被</w:t>
              </w:r>
            </w:ins>
            <w:ins w:id="1557" w:author="G001143" w:date="2025-11-12T15:27:54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打断</w:t>
              </w:r>
            </w:ins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165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cs="Arial"/>
                <w:color w:val="000000" w:themeColor="text1"/>
                <w:sz w:val="21"/>
                <w:highlight w:val="yellow"/>
                <w:lang w:val="en-US" w:eastAsia="zh-CN"/>
                <w:rPrChange w:id="1558" w:author="G012787" w:date="2026-03-03T11:24:09Z">
                  <w:rPr>
                    <w:rFonts w:hint="eastAsia" w:ascii="Arial" w:hAnsi="Arial" w:cs="Arial"/>
                    <w:color w:val="000000" w:themeColor="text1"/>
                    <w:sz w:val="21"/>
                    <w:highlight w:val="no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</w:rPrChange>
                <w14:textFill>
                  <w14:solidFill>
                    <w14:schemeClr w14:val="tx1"/>
                  </w14:solidFill>
                </w14:textFill>
              </w:rPr>
            </w:pPr>
            <w:ins w:id="1559" w:author="escx" w:date="2026-03-03T10:23:54Z">
              <w:r>
                <w:rPr>
                  <w:rFonts w:hint="eastAsia" w:ascii="Arial" w:hAnsi="Arial" w:eastAsia="宋体" w:cs="Arial"/>
                  <w:color w:val="000000" w:themeColor="text1"/>
                  <w:sz w:val="21"/>
                  <w:highlight w:val="yellow"/>
                  <w:lang w:val="en-US" w:eastAsia="zh-CN"/>
                  <w:rPrChange w:id="1560" w:author="G012787" w:date="2026-03-03T11:24:09Z">
                    <w:rPr>
                      <w:rFonts w:hint="eastAsia" w:ascii="Arial" w:hAnsi="Arial" w:eastAsia="宋体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00</w:t>
              </w:r>
            </w:ins>
            <w:ins w:id="1561" w:author="escx" w:date="2026-03-03T10:23:54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62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1</w:t>
              </w:r>
            </w:ins>
            <w:ins w:id="1563" w:author="escx" w:date="2026-03-03T10:23:58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64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E</w:t>
              </w:r>
            </w:ins>
            <w:ins w:id="1565" w:author="escx" w:date="2026-03-03T10:23:54Z">
              <w:r>
                <w:rPr>
                  <w:rFonts w:hint="eastAsia" w:ascii="Arial" w:hAnsi="Arial" w:eastAsia="宋体" w:cs="Arial"/>
                  <w:color w:val="000000" w:themeColor="text1"/>
                  <w:sz w:val="21"/>
                  <w:highlight w:val="yellow"/>
                  <w:lang w:val="en-US" w:eastAsia="zh-CN"/>
                  <w:rPrChange w:id="1566" w:author="G012787" w:date="2026-03-03T11:24:09Z">
                    <w:rPr>
                      <w:rFonts w:hint="eastAsia" w:ascii="Arial" w:hAnsi="Arial" w:eastAsia="宋体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H</w:t>
              </w:r>
            </w:ins>
          </w:p>
        </w:tc>
        <w:tc>
          <w:tcPr>
            <w:tcW w:w="2118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eastAsia"/>
                <w:highlight w:val="yellow"/>
                <w:lang w:val="en-US" w:eastAsia="zh-CN"/>
                <w:rPrChange w:id="1567" w:author="G012787" w:date="2026-03-03T11:24:09Z">
                  <w:rPr>
                    <w:rFonts w:hint="eastAsia"/>
                    <w:lang w:val="en-US" w:eastAsia="zh-CN"/>
                  </w:rPr>
                </w:rPrChange>
              </w:rPr>
            </w:pPr>
            <w:ins w:id="1568" w:author="escx" w:date="2026-03-03T10:24:02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69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相对</w:t>
              </w:r>
            </w:ins>
            <w:ins w:id="1570" w:author="escx" w:date="2026-03-03T10:23:54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71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压力过高</w:t>
              </w:r>
            </w:ins>
          </w:p>
        </w:tc>
        <w:tc>
          <w:tcPr>
            <w:tcW w:w="3680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165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cs="Arial"/>
                <w:color w:val="000000" w:themeColor="text1"/>
                <w:sz w:val="21"/>
                <w:highlight w:val="yellow"/>
                <w:lang w:val="en-US" w:eastAsia="zh-CN"/>
                <w:rPrChange w:id="1572" w:author="G012787" w:date="2026-03-03T11:24:09Z">
                  <w:rPr>
                    <w:rFonts w:hint="eastAsia" w:ascii="Arial" w:hAnsi="Arial" w:cs="Arial"/>
                    <w:color w:val="000000" w:themeColor="text1"/>
                    <w:sz w:val="21"/>
                    <w:highlight w:val="no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</w:rPrChange>
                <w14:textFill>
                  <w14:solidFill>
                    <w14:schemeClr w14:val="tx1"/>
                  </w14:solidFill>
                </w14:textFill>
              </w:rPr>
            </w:pPr>
            <w:ins w:id="1573" w:author="escx" w:date="2026-03-03T10:23:54Z">
              <w:r>
                <w:rPr>
                  <w:rFonts w:hint="eastAsia" w:ascii="Arial" w:hAnsi="Arial" w:eastAsia="宋体" w:cs="Arial"/>
                  <w:color w:val="000000" w:themeColor="text1"/>
                  <w:sz w:val="21"/>
                  <w:highlight w:val="yellow"/>
                  <w:lang w:val="en-US" w:eastAsia="zh-CN"/>
                  <w:rPrChange w:id="1574" w:author="G012787" w:date="2026-03-03T11:24:09Z">
                    <w:rPr>
                      <w:rFonts w:hint="eastAsia" w:ascii="Arial" w:hAnsi="Arial" w:eastAsia="宋体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00</w:t>
              </w:r>
            </w:ins>
            <w:ins w:id="1575" w:author="escx" w:date="2026-03-03T10:23:54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76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1</w:t>
              </w:r>
            </w:ins>
            <w:ins w:id="1577" w:author="escx" w:date="2026-03-03T10:23:59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78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F</w:t>
              </w:r>
            </w:ins>
            <w:ins w:id="1579" w:author="escx" w:date="2026-03-03T10:23:54Z">
              <w:r>
                <w:rPr>
                  <w:rFonts w:hint="eastAsia" w:ascii="Arial" w:hAnsi="Arial" w:eastAsia="宋体" w:cs="Arial"/>
                  <w:color w:val="000000" w:themeColor="text1"/>
                  <w:sz w:val="21"/>
                  <w:highlight w:val="yellow"/>
                  <w:lang w:val="en-US" w:eastAsia="zh-CN"/>
                  <w:rPrChange w:id="1580" w:author="G012787" w:date="2026-03-03T11:24:09Z">
                    <w:rPr>
                      <w:rFonts w:hint="eastAsia" w:ascii="Arial" w:hAnsi="Arial" w:eastAsia="宋体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H</w:t>
              </w:r>
            </w:ins>
          </w:p>
        </w:tc>
        <w:tc>
          <w:tcPr>
            <w:tcW w:w="2118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eastAsia"/>
                <w:highlight w:val="yellow"/>
                <w:lang w:val="en-US" w:eastAsia="zh-CN"/>
                <w:rPrChange w:id="1581" w:author="G012787" w:date="2026-03-03T11:24:09Z">
                  <w:rPr>
                    <w:rFonts w:hint="eastAsia"/>
                    <w:lang w:val="en-US" w:eastAsia="zh-CN"/>
                  </w:rPr>
                </w:rPrChange>
              </w:rPr>
            </w:pPr>
            <w:ins w:id="1582" w:author="escx" w:date="2026-03-03T10:24:05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83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相对</w:t>
              </w:r>
            </w:ins>
            <w:ins w:id="1584" w:author="escx" w:date="2026-03-03T10:23:54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85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压力过低</w:t>
              </w:r>
            </w:ins>
          </w:p>
        </w:tc>
        <w:tc>
          <w:tcPr>
            <w:tcW w:w="3680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65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eastAsia="宋体" w:cs="Arial"/>
                <w:color w:val="000000" w:themeColor="text1"/>
                <w:sz w:val="21"/>
                <w:highlight w:val="yellow"/>
                <w:lang w:val="en-US" w:eastAsia="zh-CN"/>
                <w:rPrChange w:id="1586" w:author="G012787" w:date="2026-03-03T11:24:09Z">
                  <w:rPr>
                    <w:rFonts w:hint="default" w:ascii="Arial" w:hAnsi="Arial" w:eastAsia="宋体" w:cs="Arial"/>
                    <w:color w:val="000000" w:themeColor="text1"/>
                    <w:sz w:val="21"/>
                    <w:highlight w:val="no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</w:rPrChange>
                <w14:textFill>
                  <w14:solidFill>
                    <w14:schemeClr w14:val="tx1"/>
                  </w14:solidFill>
                </w14:textFill>
              </w:rPr>
            </w:pPr>
            <w:ins w:id="1587" w:author="escx" w:date="2026-03-03T10:31:33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88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00</w:t>
              </w:r>
            </w:ins>
            <w:ins w:id="1589" w:author="escx" w:date="2026-03-03T10:31:34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90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2</w:t>
              </w:r>
            </w:ins>
            <w:ins w:id="1591" w:author="escx" w:date="2026-03-03T10:31:35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92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1593" w:author="escx" w:date="2026-03-03T10:31:36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94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H</w:t>
              </w:r>
            </w:ins>
          </w:p>
        </w:tc>
        <w:tc>
          <w:tcPr>
            <w:tcW w:w="2118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cs="Arial"/>
                <w:color w:val="000000" w:themeColor="text1"/>
                <w:sz w:val="21"/>
                <w:highlight w:val="yellow"/>
                <w:lang w:val="en-US" w:eastAsia="zh-CN"/>
                <w:rPrChange w:id="1595" w:author="G012787" w:date="2026-03-03T11:24:09Z">
                  <w:rPr>
                    <w:rFonts w:hint="default" w:ascii="Arial" w:hAnsi="Arial" w:cs="Arial"/>
                    <w:color w:val="000000" w:themeColor="text1"/>
                    <w:sz w:val="21"/>
                    <w:highlight w:val="no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</w:rPrChange>
                <w14:textFill>
                  <w14:solidFill>
                    <w14:schemeClr w14:val="tx1"/>
                  </w14:solidFill>
                </w14:textFill>
              </w:rPr>
            </w:pPr>
            <w:ins w:id="1596" w:author="G012787" w:date="2026-03-03T11:03:47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97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压力</w:t>
              </w:r>
            </w:ins>
            <w:ins w:id="1598" w:author="G012787" w:date="2026-03-03T11:03:49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599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传感器</w:t>
              </w:r>
            </w:ins>
            <w:ins w:id="1600" w:author="escx" w:date="2026-03-03T10:31:51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601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超期</w:t>
              </w:r>
            </w:ins>
            <w:ins w:id="1602" w:author="escx" w:date="2026-03-03T10:31:54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603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未</w:t>
              </w:r>
            </w:ins>
            <w:ins w:id="1604" w:author="escx" w:date="2026-03-03T10:32:05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:rPrChange w:id="1605" w:author="G012787" w:date="2026-03-03T11:24:09Z">
                    <w:rPr>
                      <w:rFonts w:hint="eastAsia" w:ascii="Arial" w:hAnsi="Arial" w:cs="Arial"/>
                      <w:color w:val="000000" w:themeColor="text1"/>
                      <w:sz w:val="21"/>
                      <w:highlight w:val="no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rPrChange>
                  <w14:textFill>
                    <w14:solidFill>
                      <w14:schemeClr w14:val="tx1"/>
                    </w14:solidFill>
                  </w14:textFill>
                </w:rPr>
                <w:t>校准</w:t>
              </w:r>
            </w:ins>
          </w:p>
        </w:tc>
        <w:tc>
          <w:tcPr>
            <w:tcW w:w="3680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" w:hRule="atLeast"/>
        </w:trPr>
        <w:tc>
          <w:tcPr>
            <w:tcW w:w="1652" w:type="dxa"/>
            <w:tcBorders>
              <w:top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default" w:ascii="Arial" w:hAnsi="Arial" w:cs="Arial"/>
                <w:color w:val="000000" w:themeColor="text1"/>
                <w:sz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606" w:author="G012787" w:date="2026-03-04T13:31:02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002</w:t>
              </w:r>
            </w:ins>
            <w:ins w:id="1607" w:author="G012787" w:date="2026-03-04T13:31:03Z">
              <w:r>
                <w:rPr>
                  <w:rFonts w:hint="eastAsia" w:ascii="Arial" w:hAnsi="Arial" w:cs="Arial"/>
                  <w:color w:val="000000" w:themeColor="text1"/>
                  <w:sz w:val="21"/>
                  <w:highlight w:val="yellow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1H</w:t>
              </w:r>
            </w:ins>
          </w:p>
        </w:tc>
        <w:tc>
          <w:tcPr>
            <w:tcW w:w="2118" w:type="dxa"/>
            <w:tcBorders>
              <w:top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cs="Arial"/>
                <w:color w:val="000000" w:themeColor="text1"/>
                <w:sz w:val="21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608" w:author="G012787" w:date="2026-03-04T13:31:07Z">
              <w:r>
                <w:rPr>
                  <w:rFonts w:hint="eastAsia"/>
                  <w:highlight w:val="yellow"/>
                  <w:lang w:val="en-US" w:eastAsia="zh-CN"/>
                </w:rPr>
                <w:t>环境大气</w:t>
              </w:r>
            </w:ins>
            <w:ins w:id="1609" w:author="G012787" w:date="2026-03-04T13:31:07Z">
              <w:r>
                <w:rPr>
                  <w:rFonts w:hint="eastAsia"/>
                  <w:highlight w:val="yellow"/>
                </w:rPr>
                <w:t>压</w:t>
              </w:r>
            </w:ins>
            <w:ins w:id="1610" w:author="G012787" w:date="2026-03-04T13:31:07Z">
              <w:r>
                <w:rPr>
                  <w:rFonts w:hint="eastAsia"/>
                  <w:highlight w:val="yellow"/>
                  <w:lang w:val="en-US" w:eastAsia="zh-CN"/>
                </w:rPr>
                <w:t>传感器</w:t>
              </w:r>
            </w:ins>
            <w:ins w:id="1611" w:author="G012787" w:date="2026-03-04T13:31:07Z">
              <w:r>
                <w:rPr>
                  <w:rFonts w:hint="eastAsia"/>
                  <w:highlight w:val="yellow"/>
                </w:rPr>
                <w:t>异常</w:t>
              </w:r>
            </w:ins>
          </w:p>
        </w:tc>
        <w:tc>
          <w:tcPr>
            <w:tcW w:w="3680" w:type="dxa"/>
            <w:tcBorders>
              <w:top w:val="single" w:color="auto" w:sz="4" w:space="0"/>
            </w:tcBorders>
            <w:vAlign w:val="top"/>
          </w:tcPr>
          <w:p>
            <w:pPr>
              <w:pStyle w:val="18"/>
              <w:ind w:left="112" w:leftChars="0" w:right="0" w:rightChars="0"/>
              <w:rPr>
                <w:rFonts w:hint="eastAsia" w:ascii="Arial" w:hAnsi="Arial" w:cs="Arial"/>
                <w:color w:val="000000" w:themeColor="text1"/>
                <w:sz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652" w:type="dxa"/>
            <w:vAlign w:val="top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none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A000H~AFFFH</w:t>
            </w:r>
          </w:p>
        </w:tc>
        <w:tc>
          <w:tcPr>
            <w:tcW w:w="2118" w:type="dxa"/>
            <w:vAlign w:val="top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终端厂商自定义事件</w:t>
            </w:r>
          </w:p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none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码</w:t>
            </w:r>
          </w:p>
        </w:tc>
        <w:tc>
          <w:tcPr>
            <w:tcW w:w="3680" w:type="dxa"/>
          </w:tcPr>
          <w:p>
            <w:pPr>
              <w:pStyle w:val="18"/>
              <w:rPr>
                <w:rFonts w:hint="default" w:ascii="Arial" w:hAnsi="Arial" w:eastAsia="宋体" w:cs="Arial"/>
                <w:color w:val="000000" w:themeColor="text1"/>
                <w:sz w:val="21"/>
                <w:highlight w:val="red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spacing w:after="0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6"/>
        <w:bidi w:val="0"/>
        <w:rPr>
          <w:rFonts w:hint="default" w:ascii="Arial" w:hAnsi="Arial" w:eastAsia="宋体" w:cs="Arial"/>
          <w:b/>
          <w:sz w:val="29"/>
          <w:highlight w:val="none"/>
        </w:rPr>
      </w:pPr>
      <w:bookmarkStart w:id="130" w:name="_Toc56"/>
      <w:r>
        <w:rPr>
          <w:rFonts w:hint="eastAsia"/>
          <w:b/>
          <w:sz w:val="18"/>
          <w:szCs w:val="15"/>
          <w:lang w:val="en-US" w:eastAsia="zh-CN"/>
        </w:rPr>
        <w:t xml:space="preserve">A.8 </w:t>
      </w:r>
      <w:r>
        <w:rPr>
          <w:rFonts w:hint="default"/>
          <w:b/>
          <w:sz w:val="18"/>
          <w:szCs w:val="15"/>
          <w:lang w:val="en-US" w:eastAsia="en-US"/>
        </w:rPr>
        <w:t>错误码</w:t>
      </w:r>
      <w:bookmarkEnd w:id="130"/>
    </w:p>
    <w:p>
      <w:pPr>
        <w:pStyle w:val="2"/>
        <w:spacing w:before="1"/>
        <w:ind w:left="65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本错误码用于定义注册应答时，以及写应答、写回读应答时的错误码。</w:t>
      </w:r>
    </w:p>
    <w:p>
      <w:pPr>
        <w:pStyle w:val="2"/>
        <w:spacing w:before="11"/>
        <w:rPr>
          <w:rFonts w:hint="default" w:ascii="Arial" w:hAnsi="Arial" w:eastAsia="宋体" w:cs="Arial"/>
          <w:sz w:val="16"/>
          <w:highlight w:val="none"/>
        </w:rPr>
      </w:pPr>
    </w:p>
    <w:p>
      <w:pPr>
        <w:spacing w:before="0"/>
        <w:ind w:left="2716" w:right="3102" w:firstLine="0"/>
        <w:jc w:val="center"/>
        <w:rPr>
          <w:rFonts w:hint="default" w:ascii="Arial" w:hAnsi="Arial" w:eastAsia="宋体" w:cs="Arial"/>
          <w:sz w:val="19"/>
          <w:highlight w:val="none"/>
        </w:rPr>
      </w:pPr>
      <w:r>
        <w:rPr>
          <w:rFonts w:hint="default" w:ascii="Arial" w:hAnsi="Arial" w:eastAsia="宋体" w:cs="Arial"/>
          <w:spacing w:val="5"/>
          <w:w w:val="105"/>
          <w:sz w:val="19"/>
          <w:highlight w:val="none"/>
        </w:rPr>
        <w:t xml:space="preserve">表 </w:t>
      </w:r>
      <w:r>
        <w:rPr>
          <w:rFonts w:hint="default" w:ascii="Arial" w:hAnsi="Arial" w:eastAsia="宋体" w:cs="Arial"/>
          <w:w w:val="105"/>
          <w:sz w:val="19"/>
          <w:highlight w:val="none"/>
        </w:rPr>
        <w:t>2</w:t>
      </w:r>
      <w:r>
        <w:rPr>
          <w:rFonts w:hint="default" w:ascii="Arial" w:hAnsi="Arial" w:eastAsia="宋体" w:cs="Arial"/>
          <w:spacing w:val="39"/>
          <w:w w:val="105"/>
          <w:sz w:val="19"/>
          <w:highlight w:val="none"/>
        </w:rPr>
        <w:t xml:space="preserve"> </w:t>
      </w:r>
      <w:r>
        <w:rPr>
          <w:rFonts w:hint="default" w:ascii="Arial" w:hAnsi="Arial" w:eastAsia="宋体" w:cs="Arial"/>
          <w:spacing w:val="15"/>
          <w:w w:val="105"/>
          <w:sz w:val="19"/>
          <w:highlight w:val="none"/>
        </w:rPr>
        <w:t>错误码</w:t>
      </w:r>
    </w:p>
    <w:p>
      <w:pPr>
        <w:pStyle w:val="2"/>
        <w:spacing w:before="9"/>
        <w:rPr>
          <w:rFonts w:hint="default" w:ascii="Arial" w:hAnsi="Arial" w:eastAsia="宋体" w:cs="Arial"/>
          <w:sz w:val="15"/>
          <w:highlight w:val="none"/>
        </w:rPr>
      </w:pPr>
    </w:p>
    <w:tbl>
      <w:tblPr>
        <w:tblStyle w:val="13"/>
        <w:tblW w:w="7135" w:type="dxa"/>
        <w:tblInd w:w="134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3"/>
        <w:gridCol w:w="551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23" w:type="dxa"/>
            <w:shd w:val="clear" w:color="auto" w:fill="D7D7D7"/>
          </w:tcPr>
          <w:p>
            <w:pPr>
              <w:pStyle w:val="18"/>
              <w:spacing w:before="0" w:line="296" w:lineRule="exact"/>
              <w:ind w:left="488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pacing w:val="15"/>
                <w:sz w:val="21"/>
                <w:highlight w:val="none"/>
              </w:rPr>
              <w:t>错误码</w:t>
            </w:r>
          </w:p>
        </w:tc>
        <w:tc>
          <w:tcPr>
            <w:tcW w:w="5512" w:type="dxa"/>
            <w:shd w:val="clear" w:color="auto" w:fill="D7D7D7"/>
          </w:tcPr>
          <w:p>
            <w:pPr>
              <w:pStyle w:val="18"/>
              <w:spacing w:before="0" w:line="296" w:lineRule="exact"/>
              <w:ind w:left="2525" w:right="2482"/>
              <w:jc w:val="center"/>
              <w:rPr>
                <w:rFonts w:hint="default" w:ascii="Arial" w:hAnsi="Arial" w:eastAsia="宋体" w:cs="Arial"/>
                <w:b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b/>
                <w:spacing w:val="15"/>
                <w:sz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23" w:type="dxa"/>
          </w:tcPr>
          <w:p>
            <w:pPr>
              <w:pStyle w:val="18"/>
              <w:spacing w:before="30" w:line="265" w:lineRule="exact"/>
              <w:ind w:left="12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0</w:t>
            </w:r>
          </w:p>
        </w:tc>
        <w:tc>
          <w:tcPr>
            <w:tcW w:w="5512" w:type="dxa"/>
          </w:tcPr>
          <w:p>
            <w:pPr>
              <w:pStyle w:val="18"/>
              <w:spacing w:before="30" w:line="265" w:lineRule="exact"/>
              <w:ind w:left="126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无错误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23" w:type="dxa"/>
          </w:tcPr>
          <w:p>
            <w:pPr>
              <w:pStyle w:val="18"/>
              <w:spacing w:before="30" w:line="265" w:lineRule="exact"/>
              <w:ind w:left="12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1</w:t>
            </w:r>
          </w:p>
        </w:tc>
        <w:tc>
          <w:tcPr>
            <w:tcW w:w="5512" w:type="dxa"/>
          </w:tcPr>
          <w:p>
            <w:pPr>
              <w:pStyle w:val="18"/>
              <w:spacing w:before="30" w:line="265" w:lineRule="exact"/>
              <w:ind w:left="126"/>
              <w:rPr>
                <w:rFonts w:hint="eastAsia" w:ascii="Arial" w:hAnsi="Arial" w:eastAsia="宋体" w:cs="Arial"/>
                <w:sz w:val="21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highlight w:val="none"/>
              </w:rPr>
              <w:t>数据对象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ID不</w:t>
            </w: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支持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623" w:type="dxa"/>
          </w:tcPr>
          <w:p>
            <w:pPr>
              <w:pStyle w:val="18"/>
              <w:spacing w:before="30"/>
              <w:ind w:left="12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2</w:t>
            </w:r>
          </w:p>
        </w:tc>
        <w:tc>
          <w:tcPr>
            <w:tcW w:w="5512" w:type="dxa"/>
          </w:tcPr>
          <w:p>
            <w:pPr>
              <w:pStyle w:val="18"/>
              <w:spacing w:before="30"/>
              <w:ind w:left="126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日期非法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23" w:type="dxa"/>
          </w:tcPr>
          <w:p>
            <w:pPr>
              <w:pStyle w:val="18"/>
              <w:ind w:left="12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3</w:t>
            </w:r>
          </w:p>
        </w:tc>
        <w:tc>
          <w:tcPr>
            <w:tcW w:w="5512" w:type="dxa"/>
          </w:tcPr>
          <w:p>
            <w:pPr>
              <w:pStyle w:val="18"/>
              <w:ind w:left="126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协议类型不支持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23" w:type="dxa"/>
          </w:tcPr>
          <w:p>
            <w:pPr>
              <w:pStyle w:val="18"/>
              <w:ind w:left="12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4</w:t>
            </w:r>
          </w:p>
        </w:tc>
        <w:tc>
          <w:tcPr>
            <w:tcW w:w="5512" w:type="dxa"/>
          </w:tcPr>
          <w:p>
            <w:pPr>
              <w:pStyle w:val="18"/>
              <w:ind w:left="126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协议框架版本不支持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23" w:type="dxa"/>
          </w:tcPr>
          <w:p>
            <w:pPr>
              <w:pStyle w:val="18"/>
              <w:spacing w:before="30" w:line="265" w:lineRule="exact"/>
              <w:ind w:left="12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5</w:t>
            </w:r>
          </w:p>
        </w:tc>
        <w:tc>
          <w:tcPr>
            <w:tcW w:w="5512" w:type="dxa"/>
          </w:tcPr>
          <w:p>
            <w:pPr>
              <w:pStyle w:val="18"/>
              <w:spacing w:before="30" w:line="265" w:lineRule="exact"/>
              <w:ind w:left="126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MAC认证错误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23" w:type="dxa"/>
          </w:tcPr>
          <w:p>
            <w:pPr>
              <w:pStyle w:val="18"/>
              <w:spacing w:before="30" w:line="265" w:lineRule="exact"/>
              <w:ind w:left="12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6</w:t>
            </w:r>
          </w:p>
        </w:tc>
        <w:tc>
          <w:tcPr>
            <w:tcW w:w="5512" w:type="dxa"/>
          </w:tcPr>
          <w:p>
            <w:pPr>
              <w:pStyle w:val="18"/>
              <w:spacing w:before="30" w:line="265" w:lineRule="exact"/>
              <w:ind w:left="126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应用协议版本不支持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23" w:type="dxa"/>
          </w:tcPr>
          <w:p>
            <w:pPr>
              <w:pStyle w:val="18"/>
              <w:spacing w:before="30" w:line="266" w:lineRule="exact"/>
              <w:ind w:left="12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7</w:t>
            </w:r>
          </w:p>
        </w:tc>
        <w:tc>
          <w:tcPr>
            <w:tcW w:w="5512" w:type="dxa"/>
          </w:tcPr>
          <w:p>
            <w:pPr>
              <w:pStyle w:val="18"/>
              <w:spacing w:before="30" w:line="266" w:lineRule="exact"/>
              <w:ind w:left="126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写参数值非法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23" w:type="dxa"/>
          </w:tcPr>
          <w:p>
            <w:pPr>
              <w:pStyle w:val="18"/>
              <w:spacing w:before="30" w:line="265" w:lineRule="exact"/>
              <w:ind w:left="12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8</w:t>
            </w:r>
          </w:p>
        </w:tc>
        <w:tc>
          <w:tcPr>
            <w:tcW w:w="5512" w:type="dxa"/>
          </w:tcPr>
          <w:p>
            <w:pPr>
              <w:pStyle w:val="18"/>
              <w:spacing w:before="30" w:line="265" w:lineRule="exact"/>
              <w:ind w:left="126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表号非法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623" w:type="dxa"/>
          </w:tcPr>
          <w:p>
            <w:pPr>
              <w:pStyle w:val="18"/>
              <w:spacing w:before="30" w:line="265" w:lineRule="exact"/>
              <w:ind w:left="128"/>
              <w:rPr>
                <w:rFonts w:hint="eastAsia" w:ascii="Arial" w:hAnsi="Arial" w:eastAsia="宋体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9</w:t>
            </w:r>
          </w:p>
        </w:tc>
        <w:tc>
          <w:tcPr>
            <w:tcW w:w="5512" w:type="dxa"/>
          </w:tcPr>
          <w:p>
            <w:pPr>
              <w:pStyle w:val="18"/>
              <w:spacing w:before="30" w:line="265" w:lineRule="exact"/>
              <w:ind w:left="126"/>
              <w:rPr>
                <w:rFonts w:hint="default" w:ascii="Arial" w:hAnsi="Arial" w:eastAsia="宋体" w:cs="Arial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厂家编号不存在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623" w:type="dxa"/>
          </w:tcPr>
          <w:p>
            <w:pPr>
              <w:pStyle w:val="18"/>
              <w:spacing w:line="265" w:lineRule="exact"/>
              <w:ind w:left="128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eastAsia" w:ascii="Arial" w:hAnsi="Arial" w:cs="Arial"/>
                <w:sz w:val="21"/>
                <w:highlight w:val="none"/>
                <w:lang w:val="en-US" w:eastAsia="zh-CN"/>
              </w:rPr>
              <w:t>1</w:t>
            </w:r>
            <w:r>
              <w:rPr>
                <w:rFonts w:hint="default" w:ascii="Arial" w:hAnsi="Arial" w:eastAsia="宋体" w:cs="Arial"/>
                <w:sz w:val="21"/>
                <w:highlight w:val="none"/>
              </w:rPr>
              <w:t>0~99</w:t>
            </w:r>
          </w:p>
        </w:tc>
        <w:tc>
          <w:tcPr>
            <w:tcW w:w="5512" w:type="dxa"/>
          </w:tcPr>
          <w:p>
            <w:pPr>
              <w:pStyle w:val="18"/>
              <w:spacing w:line="265" w:lineRule="exact"/>
              <w:ind w:left="126"/>
              <w:rPr>
                <w:rFonts w:hint="default" w:ascii="Arial" w:hAnsi="Arial" w:eastAsia="宋体" w:cs="Arial"/>
                <w:sz w:val="21"/>
                <w:highlight w:val="none"/>
              </w:rPr>
            </w:pPr>
            <w:r>
              <w:rPr>
                <w:rFonts w:hint="default" w:ascii="Arial" w:hAnsi="Arial" w:eastAsia="宋体" w:cs="Arial"/>
                <w:sz w:val="21"/>
                <w:highlight w:val="none"/>
              </w:rPr>
              <w:t>应用错误码，在具体产品方案中定义。</w:t>
            </w:r>
          </w:p>
        </w:tc>
      </w:tr>
    </w:tbl>
    <w:p>
      <w:pPr>
        <w:spacing w:after="0"/>
        <w:rPr>
          <w:rFonts w:hint="default" w:ascii="Arial" w:hAnsi="Arial" w:eastAsia="宋体" w:cs="Arial"/>
          <w:sz w:val="20"/>
          <w:highlight w:val="none"/>
        </w:rPr>
        <w:sectPr>
          <w:pgSz w:w="11910" w:h="16850"/>
          <w:pgMar w:top="1080" w:right="520" w:bottom="1200" w:left="1180" w:header="864" w:footer="1006" w:gutter="0"/>
          <w:cols w:space="720" w:num="1"/>
        </w:sectPr>
      </w:pPr>
    </w:p>
    <w:p>
      <w:pPr>
        <w:pStyle w:val="2"/>
        <w:rPr>
          <w:rFonts w:hint="default" w:ascii="Arial" w:hAnsi="Arial" w:eastAsia="宋体" w:cs="Arial"/>
          <w:sz w:val="20"/>
          <w:highlight w:val="none"/>
        </w:rPr>
      </w:pPr>
    </w:p>
    <w:p>
      <w:pPr>
        <w:pStyle w:val="2"/>
        <w:spacing w:before="71"/>
        <w:ind w:left="4286" w:right="4945"/>
        <w:jc w:val="center"/>
        <w:outlineLvl w:val="0"/>
        <w:rPr>
          <w:rFonts w:hint="default" w:ascii="Arial" w:hAnsi="Arial" w:eastAsia="宋体" w:cs="Arial"/>
          <w:highlight w:val="none"/>
        </w:rPr>
      </w:pPr>
      <w:bookmarkStart w:id="131" w:name="_Toc22159"/>
      <w:bookmarkStart w:id="132" w:name="_Toc18381"/>
      <w:bookmarkStart w:id="133" w:name="_Toc4036"/>
      <w:r>
        <w:rPr>
          <w:rFonts w:hint="default" w:ascii="Arial" w:hAnsi="Arial" w:eastAsia="宋体" w:cs="Arial"/>
          <w:spacing w:val="51"/>
          <w:highlight w:val="none"/>
        </w:rPr>
        <w:t xml:space="preserve">附 录 </w:t>
      </w:r>
      <w:r>
        <w:rPr>
          <w:rFonts w:hint="default" w:ascii="Arial" w:hAnsi="Arial" w:eastAsia="宋体" w:cs="Arial"/>
          <w:highlight w:val="none"/>
        </w:rPr>
        <w:t>B</w:t>
      </w:r>
      <w:bookmarkEnd w:id="131"/>
      <w:bookmarkEnd w:id="132"/>
      <w:bookmarkEnd w:id="133"/>
    </w:p>
    <w:p>
      <w:pPr>
        <w:pStyle w:val="2"/>
        <w:bidi w:val="0"/>
        <w:ind w:left="2880" w:leftChars="0" w:firstLine="720" w:firstLineChars="0"/>
        <w:rPr>
          <w:rFonts w:hint="default"/>
        </w:rPr>
      </w:pPr>
      <w:bookmarkStart w:id="134" w:name="_Toc6210"/>
      <w:r>
        <w:rPr>
          <w:rFonts w:hint="default"/>
        </w:rPr>
        <w:t>（资料性附录） 校验算法</w:t>
      </w:r>
      <w:bookmarkEnd w:id="134"/>
    </w:p>
    <w:p>
      <w:pPr>
        <w:pStyle w:val="2"/>
        <w:spacing w:before="2"/>
        <w:rPr>
          <w:rFonts w:hint="default" w:ascii="Arial" w:hAnsi="Arial" w:eastAsia="宋体" w:cs="Arial"/>
          <w:sz w:val="19"/>
          <w:highlight w:val="none"/>
        </w:rPr>
      </w:pPr>
    </w:p>
    <w:p>
      <w:pPr>
        <w:pStyle w:val="6"/>
        <w:bidi w:val="0"/>
        <w:rPr>
          <w:rFonts w:hint="default"/>
          <w:sz w:val="18"/>
          <w:szCs w:val="15"/>
        </w:rPr>
      </w:pPr>
      <w:r>
        <w:rPr>
          <w:rFonts w:hint="default"/>
          <w:sz w:val="18"/>
          <w:szCs w:val="15"/>
        </w:rPr>
        <w:t>B.1 校验算法</w:t>
      </w:r>
    </w:p>
    <w:p>
      <w:pPr>
        <w:pStyle w:val="2"/>
        <w:spacing w:before="3"/>
        <w:rPr>
          <w:rFonts w:hint="default" w:ascii="Arial" w:hAnsi="Arial" w:eastAsia="宋体" w:cs="Arial"/>
          <w:sz w:val="29"/>
          <w:highlight w:val="none"/>
        </w:rPr>
      </w:pPr>
    </w:p>
    <w:p>
      <w:pPr>
        <w:pStyle w:val="2"/>
        <w:spacing w:before="1"/>
        <w:ind w:left="622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unsigned</w:t>
      </w:r>
      <w:r>
        <w:rPr>
          <w:rFonts w:hint="default" w:ascii="Arial" w:hAnsi="Arial" w:eastAsia="宋体" w:cs="Arial"/>
          <w:spacing w:val="1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short</w:t>
      </w:r>
      <w:r>
        <w:rPr>
          <w:rFonts w:hint="default" w:ascii="Arial" w:hAnsi="Arial" w:eastAsia="宋体" w:cs="Arial"/>
          <w:spacing w:val="-11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CRC16(unsigned</w:t>
      </w:r>
      <w:r>
        <w:rPr>
          <w:rFonts w:hint="default" w:ascii="Arial" w:hAnsi="Arial" w:eastAsia="宋体" w:cs="Arial"/>
          <w:spacing w:val="1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char</w:t>
      </w:r>
      <w:r>
        <w:rPr>
          <w:rFonts w:hint="default" w:ascii="Arial" w:hAnsi="Arial" w:eastAsia="宋体" w:cs="Arial"/>
          <w:spacing w:val="-8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*puchMsg,</w:t>
      </w:r>
      <w:r>
        <w:rPr>
          <w:rFonts w:hint="default" w:ascii="Arial" w:hAnsi="Arial" w:eastAsia="宋体" w:cs="Arial"/>
          <w:spacing w:val="-5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unsigned</w:t>
      </w:r>
      <w:r>
        <w:rPr>
          <w:rFonts w:hint="default" w:ascii="Arial" w:hAnsi="Arial" w:eastAsia="宋体" w:cs="Arial"/>
          <w:spacing w:val="-13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int</w:t>
      </w:r>
      <w:r>
        <w:rPr>
          <w:rFonts w:hint="default" w:ascii="Arial" w:hAnsi="Arial" w:eastAsia="宋体" w:cs="Arial"/>
          <w:spacing w:val="3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usDataLen)</w:t>
      </w:r>
    </w:p>
    <w:p>
      <w:pPr>
        <w:spacing w:before="74"/>
        <w:ind w:left="622" w:right="0" w:firstLine="0"/>
        <w:jc w:val="left"/>
        <w:rPr>
          <w:rFonts w:hint="default" w:ascii="Arial" w:hAnsi="Arial" w:eastAsia="宋体" w:cs="Arial"/>
          <w:sz w:val="21"/>
          <w:highlight w:val="none"/>
        </w:rPr>
      </w:pPr>
      <w:r>
        <w:rPr>
          <w:rFonts w:hint="default" w:ascii="Arial" w:hAnsi="Arial" w:eastAsia="宋体" w:cs="Arial"/>
          <w:sz w:val="21"/>
          <w:highlight w:val="none"/>
        </w:rPr>
        <w:t>{</w:t>
      </w:r>
    </w:p>
    <w:p>
      <w:pPr>
        <w:pStyle w:val="2"/>
        <w:spacing w:before="73" w:line="304" w:lineRule="auto"/>
        <w:ind w:left="847" w:right="5590" w:rightChars="0"/>
        <w:jc w:val="both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unsigned</w:t>
      </w:r>
      <w:r>
        <w:rPr>
          <w:rFonts w:hint="default" w:ascii="Arial" w:hAnsi="Arial" w:eastAsia="宋体" w:cs="Arial"/>
          <w:spacing w:val="-12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short</w:t>
      </w:r>
      <w:r>
        <w:rPr>
          <w:rFonts w:hint="default" w:ascii="Arial" w:hAnsi="Arial" w:eastAsia="宋体" w:cs="Arial"/>
          <w:spacing w:val="-10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wCRCin</w:t>
      </w:r>
      <w:r>
        <w:rPr>
          <w:rFonts w:hint="default" w:ascii="Arial" w:hAnsi="Arial" w:eastAsia="宋体" w:cs="Arial"/>
          <w:spacing w:val="2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=</w:t>
      </w:r>
      <w:r>
        <w:rPr>
          <w:rFonts w:hint="default" w:ascii="Arial" w:hAnsi="Arial" w:eastAsia="宋体" w:cs="Arial"/>
          <w:spacing w:val="3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0x0000;</w:t>
      </w:r>
      <w:r>
        <w:rPr>
          <w:rFonts w:hint="default" w:ascii="Arial" w:hAnsi="Arial" w:eastAsia="宋体" w:cs="Arial"/>
          <w:spacing w:val="-50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unsigned short wCPoly = 0x1021;</w:t>
      </w:r>
      <w:r>
        <w:rPr>
          <w:rFonts w:hint="default" w:ascii="Arial" w:hAnsi="Arial" w:eastAsia="宋体" w:cs="Arial"/>
          <w:spacing w:val="1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unsigned</w:t>
      </w:r>
      <w:r>
        <w:rPr>
          <w:rFonts w:hint="default" w:ascii="Arial" w:hAnsi="Arial" w:eastAsia="宋体" w:cs="Arial"/>
          <w:spacing w:val="-8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char</w:t>
      </w:r>
      <w:r>
        <w:rPr>
          <w:rFonts w:hint="default" w:ascii="Arial" w:hAnsi="Arial" w:eastAsia="宋体" w:cs="Arial"/>
          <w:spacing w:val="-3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wChar</w:t>
      </w:r>
      <w:r>
        <w:rPr>
          <w:rFonts w:hint="default" w:ascii="Arial" w:hAnsi="Arial" w:eastAsia="宋体" w:cs="Arial"/>
          <w:spacing w:val="-4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=</w:t>
      </w:r>
      <w:r>
        <w:rPr>
          <w:rFonts w:hint="default" w:ascii="Arial" w:hAnsi="Arial" w:eastAsia="宋体" w:cs="Arial"/>
          <w:spacing w:val="-7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0;</w:t>
      </w:r>
    </w:p>
    <w:p>
      <w:pPr>
        <w:pStyle w:val="2"/>
        <w:spacing w:before="5"/>
        <w:rPr>
          <w:rFonts w:hint="default" w:ascii="Arial" w:hAnsi="Arial" w:eastAsia="宋体" w:cs="Arial"/>
          <w:sz w:val="28"/>
          <w:highlight w:val="none"/>
        </w:rPr>
      </w:pPr>
    </w:p>
    <w:p>
      <w:pPr>
        <w:pStyle w:val="2"/>
        <w:ind w:left="847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while</w:t>
      </w:r>
      <w:r>
        <w:rPr>
          <w:rFonts w:hint="default" w:ascii="Arial" w:hAnsi="Arial" w:eastAsia="宋体" w:cs="Arial"/>
          <w:spacing w:val="-2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(usDataLen--)</w:t>
      </w:r>
    </w:p>
    <w:p>
      <w:pPr>
        <w:spacing w:before="73"/>
        <w:ind w:left="847" w:right="0" w:firstLine="0"/>
        <w:jc w:val="left"/>
        <w:rPr>
          <w:rFonts w:hint="default" w:ascii="Arial" w:hAnsi="Arial" w:eastAsia="宋体" w:cs="Arial"/>
          <w:sz w:val="21"/>
          <w:highlight w:val="none"/>
        </w:rPr>
      </w:pPr>
      <w:r>
        <w:rPr>
          <w:rFonts w:hint="default" w:ascii="Arial" w:hAnsi="Arial" w:eastAsia="宋体" w:cs="Arial"/>
          <w:sz w:val="21"/>
          <w:highlight w:val="none"/>
        </w:rPr>
        <w:t>{</w:t>
      </w:r>
    </w:p>
    <w:p>
      <w:pPr>
        <w:pStyle w:val="2"/>
        <w:spacing w:before="74" w:line="304" w:lineRule="auto"/>
        <w:ind w:left="1478" w:right="6250" w:rightChars="0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wChar = *(puchMsg++);</w:t>
      </w:r>
      <w:r>
        <w:rPr>
          <w:rFonts w:hint="default" w:ascii="Arial" w:hAnsi="Arial" w:eastAsia="宋体" w:cs="Arial"/>
          <w:spacing w:val="1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wCRCin ^= (wChar &lt;&lt; 8);</w:t>
      </w:r>
      <w:r>
        <w:rPr>
          <w:rFonts w:hint="default" w:ascii="Arial" w:hAnsi="Arial" w:eastAsia="宋体" w:cs="Arial"/>
          <w:spacing w:val="-51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for(int</w:t>
      </w:r>
      <w:r>
        <w:rPr>
          <w:rFonts w:hint="default" w:ascii="Arial" w:hAnsi="Arial" w:eastAsia="宋体" w:cs="Arial"/>
          <w:spacing w:val="-8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i</w:t>
      </w:r>
      <w:r>
        <w:rPr>
          <w:rFonts w:hint="default" w:ascii="Arial" w:hAnsi="Arial" w:eastAsia="宋体" w:cs="Arial"/>
          <w:spacing w:val="-8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=</w:t>
      </w:r>
      <w:r>
        <w:rPr>
          <w:rFonts w:hint="default" w:ascii="Arial" w:hAnsi="Arial" w:eastAsia="宋体" w:cs="Arial"/>
          <w:spacing w:val="-8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0;i</w:t>
      </w:r>
      <w:r>
        <w:rPr>
          <w:rFonts w:hint="default" w:ascii="Arial" w:hAnsi="Arial" w:eastAsia="宋体" w:cs="Arial"/>
          <w:spacing w:val="-8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&lt;</w:t>
      </w:r>
      <w:r>
        <w:rPr>
          <w:rFonts w:hint="default" w:ascii="Arial" w:hAnsi="Arial" w:eastAsia="宋体" w:cs="Arial"/>
          <w:spacing w:val="7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8;i++)</w:t>
      </w:r>
    </w:p>
    <w:p>
      <w:pPr>
        <w:spacing w:before="11"/>
        <w:ind w:left="1478" w:right="0" w:firstLine="0"/>
        <w:jc w:val="left"/>
        <w:rPr>
          <w:rFonts w:hint="default" w:ascii="Arial" w:hAnsi="Arial" w:eastAsia="宋体" w:cs="Arial"/>
          <w:sz w:val="21"/>
          <w:highlight w:val="none"/>
        </w:rPr>
      </w:pPr>
      <w:r>
        <w:rPr>
          <w:rFonts w:hint="default" w:ascii="Arial" w:hAnsi="Arial" w:eastAsia="宋体" w:cs="Arial"/>
          <w:sz w:val="21"/>
          <w:highlight w:val="none"/>
        </w:rPr>
        <w:t>{</w:t>
      </w:r>
    </w:p>
    <w:p>
      <w:pPr>
        <w:pStyle w:val="2"/>
        <w:spacing w:before="74"/>
        <w:ind w:left="1688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spacing w:val="-1"/>
          <w:highlight w:val="none"/>
        </w:rPr>
        <w:t>if(wCRCin</w:t>
      </w:r>
      <w:r>
        <w:rPr>
          <w:rFonts w:hint="default" w:ascii="Arial" w:hAnsi="Arial" w:eastAsia="宋体" w:cs="Arial"/>
          <w:spacing w:val="1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&amp;</w:t>
      </w:r>
      <w:r>
        <w:rPr>
          <w:rFonts w:hint="default" w:ascii="Arial" w:hAnsi="Arial" w:eastAsia="宋体" w:cs="Arial"/>
          <w:spacing w:val="-11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0x8000)</w:t>
      </w:r>
    </w:p>
    <w:p>
      <w:pPr>
        <w:pStyle w:val="2"/>
        <w:spacing w:before="73" w:line="297" w:lineRule="auto"/>
        <w:ind w:left="1688" w:right="4930" w:rightChars="0" w:firstLine="210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wCRCin =</w:t>
      </w:r>
      <w:r>
        <w:rPr>
          <w:rFonts w:hint="default" w:ascii="Arial" w:hAnsi="Arial" w:eastAsia="宋体" w:cs="Arial"/>
          <w:spacing w:val="-12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(wCRCin &lt;&lt;</w:t>
      </w:r>
      <w:r>
        <w:rPr>
          <w:rFonts w:hint="default" w:ascii="Arial" w:hAnsi="Arial" w:eastAsia="宋体" w:cs="Arial"/>
          <w:spacing w:val="-12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1)</w:t>
      </w:r>
      <w:r>
        <w:rPr>
          <w:rFonts w:hint="default" w:ascii="Arial" w:hAnsi="Arial" w:eastAsia="宋体" w:cs="Arial"/>
          <w:spacing w:val="5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^</w:t>
      </w:r>
      <w:r>
        <w:rPr>
          <w:rFonts w:hint="default" w:ascii="Arial" w:hAnsi="Arial" w:eastAsia="宋体" w:cs="Arial"/>
          <w:spacing w:val="-8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wCPoly;</w:t>
      </w:r>
      <w:r>
        <w:rPr>
          <w:rFonts w:hint="default" w:ascii="Arial" w:hAnsi="Arial" w:eastAsia="宋体" w:cs="Arial"/>
          <w:spacing w:val="-49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else</w:t>
      </w:r>
    </w:p>
    <w:p>
      <w:pPr>
        <w:pStyle w:val="2"/>
        <w:spacing w:before="17"/>
        <w:ind w:left="1898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wCRCin</w:t>
      </w:r>
      <w:r>
        <w:rPr>
          <w:rFonts w:hint="default" w:ascii="Arial" w:hAnsi="Arial" w:eastAsia="宋体" w:cs="Arial"/>
          <w:spacing w:val="-1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=</w:t>
      </w:r>
      <w:r>
        <w:rPr>
          <w:rFonts w:hint="default" w:ascii="Arial" w:hAnsi="Arial" w:eastAsia="宋体" w:cs="Arial"/>
          <w:spacing w:val="-13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wCRCin</w:t>
      </w:r>
      <w:r>
        <w:rPr>
          <w:rFonts w:hint="default" w:ascii="Arial" w:hAnsi="Arial" w:eastAsia="宋体" w:cs="Arial"/>
          <w:spacing w:val="13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&lt;&lt;</w:t>
      </w:r>
      <w:r>
        <w:rPr>
          <w:rFonts w:hint="default" w:ascii="Arial" w:hAnsi="Arial" w:eastAsia="宋体" w:cs="Arial"/>
          <w:spacing w:val="-13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1;</w:t>
      </w:r>
    </w:p>
    <w:p>
      <w:pPr>
        <w:spacing w:before="74"/>
        <w:ind w:left="1478" w:right="0" w:firstLine="0"/>
        <w:jc w:val="left"/>
        <w:rPr>
          <w:rFonts w:hint="default" w:ascii="Arial" w:hAnsi="Arial" w:eastAsia="宋体" w:cs="Arial"/>
          <w:sz w:val="21"/>
          <w:highlight w:val="none"/>
        </w:rPr>
      </w:pPr>
      <w:r>
        <w:rPr>
          <w:rFonts w:hint="default" w:ascii="Arial" w:hAnsi="Arial" w:eastAsia="宋体" w:cs="Arial"/>
          <w:sz w:val="21"/>
          <w:highlight w:val="none"/>
        </w:rPr>
        <w:t>}</w:t>
      </w:r>
    </w:p>
    <w:p>
      <w:pPr>
        <w:spacing w:before="74"/>
        <w:ind w:left="847" w:right="0" w:firstLine="0"/>
        <w:jc w:val="left"/>
        <w:rPr>
          <w:rFonts w:hint="default" w:ascii="Arial" w:hAnsi="Arial" w:eastAsia="宋体" w:cs="Arial"/>
          <w:sz w:val="21"/>
          <w:highlight w:val="none"/>
        </w:rPr>
      </w:pPr>
      <w:r>
        <w:rPr>
          <w:rFonts w:hint="default" w:ascii="Arial" w:hAnsi="Arial" w:eastAsia="宋体" w:cs="Arial"/>
          <w:sz w:val="21"/>
          <w:highlight w:val="none"/>
        </w:rPr>
        <w:t>}</w:t>
      </w:r>
    </w:p>
    <w:p>
      <w:pPr>
        <w:pStyle w:val="2"/>
        <w:spacing w:before="73"/>
        <w:ind w:left="847"/>
        <w:rPr>
          <w:rFonts w:hint="default" w:ascii="Arial" w:hAnsi="Arial" w:eastAsia="宋体" w:cs="Arial"/>
          <w:highlight w:val="none"/>
        </w:rPr>
      </w:pPr>
      <w:r>
        <w:rPr>
          <w:rFonts w:hint="default" w:ascii="Arial" w:hAnsi="Arial" w:eastAsia="宋体" w:cs="Arial"/>
          <w:highlight w:val="none"/>
        </w:rPr>
        <w:t>return</w:t>
      </w:r>
      <w:r>
        <w:rPr>
          <w:rFonts w:hint="default" w:ascii="Arial" w:hAnsi="Arial" w:eastAsia="宋体" w:cs="Arial"/>
          <w:spacing w:val="-11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(wCRCin)</w:t>
      </w:r>
      <w:r>
        <w:rPr>
          <w:rFonts w:hint="default" w:ascii="Arial" w:hAnsi="Arial" w:eastAsia="宋体" w:cs="Arial"/>
          <w:spacing w:val="-6"/>
          <w:highlight w:val="none"/>
        </w:rPr>
        <w:t xml:space="preserve"> </w:t>
      </w:r>
      <w:r>
        <w:rPr>
          <w:rFonts w:hint="default" w:ascii="Arial" w:hAnsi="Arial" w:eastAsia="宋体" w:cs="Arial"/>
          <w:highlight w:val="none"/>
        </w:rPr>
        <w:t>;</w:t>
      </w:r>
    </w:p>
    <w:p>
      <w:pPr>
        <w:spacing w:before="59"/>
        <w:ind w:left="622" w:right="0" w:firstLine="0"/>
        <w:jc w:val="left"/>
        <w:rPr>
          <w:rFonts w:hint="default" w:ascii="Arial" w:hAnsi="Arial" w:eastAsia="宋体" w:cs="Arial"/>
          <w:sz w:val="21"/>
          <w:highlight w:val="none"/>
        </w:rPr>
      </w:pPr>
      <w:r>
        <w:rPr>
          <w:rFonts w:hint="default" w:ascii="Arial" w:hAnsi="Arial" w:eastAsia="宋体" w:cs="Arial"/>
          <w:sz w:val="21"/>
          <w:highlight w:val="none"/>
        </w:rPr>
        <w:t>}</w:t>
      </w:r>
    </w:p>
    <w:sectPr>
      <w:pgSz w:w="11910" w:h="16850"/>
      <w:pgMar w:top="1080" w:right="520" w:bottom="1200" w:left="1180" w:header="864" w:footer="100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84864" behindDoc="1" locked="0" layoutInCell="1" allowOverlap="1">
              <wp:simplePos x="0" y="0"/>
              <wp:positionH relativeFrom="page">
                <wp:posOffset>6618605</wp:posOffset>
              </wp:positionH>
              <wp:positionV relativeFrom="page">
                <wp:posOffset>9822815</wp:posOffset>
              </wp:positionV>
              <wp:extent cx="146050" cy="139700"/>
              <wp:effectExtent l="0" t="0" r="0" b="0"/>
              <wp:wrapNone/>
              <wp:docPr id="51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20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521.15pt;margin-top:773.45pt;height:11pt;width:11.5pt;mso-position-horizontal-relative:page;mso-position-vertical-relative:page;z-index:-251631616;mso-width-relative:page;mso-height-relative:page;" filled="f" stroked="f" coordsize="21600,21600" o:gfxdata="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UWhBt9sAAAAPAQAADwAAAAAAAAABACAAAAAiAAAAZHJzL2Rvd25y&#10;ZXYueG1sUEsBAhQAFAAAAAgAh07iQITi8lb7AQAAAwQAAA4AAAAAAAAAAQAgAAAAKg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20" w:lineRule="exact"/>
                      <w:ind w:left="6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6644005</wp:posOffset>
              </wp:positionH>
              <wp:positionV relativeFrom="page">
                <wp:posOffset>9822815</wp:posOffset>
              </wp:positionV>
              <wp:extent cx="82550" cy="139700"/>
              <wp:effectExtent l="0" t="0" r="0" b="0"/>
              <wp:wrapNone/>
              <wp:docPr id="46" name="docshap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line="220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docshape2" o:spid="_x0000_s1026" o:spt="202" type="#_x0000_t202" style="position:absolute;left:0pt;margin-left:523.15pt;margin-top:773.45pt;height:11pt;width:6.5pt;mso-position-horizontal-relative:page;mso-position-vertical-relative:page;z-index:-251646976;mso-width-relative:page;mso-height-relative:page;" filled="f" stroked="f" coordsize="21600,21600" o:gfxdata="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ErssQ2gAA&#10;AA8BAAAPAAAAAAAAAAEAIAAAACIAAABkcnMvZG93bnJldi54bWxQSwECFAAUAAAACACHTuJAuN7v&#10;HqoBAABvAwAADgAAAAAAAAABACAAAAAp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20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6561455</wp:posOffset>
              </wp:positionH>
              <wp:positionV relativeFrom="page">
                <wp:posOffset>9822815</wp:posOffset>
              </wp:positionV>
              <wp:extent cx="203200" cy="139700"/>
              <wp:effectExtent l="0" t="0" r="0" b="0"/>
              <wp:wrapNone/>
              <wp:docPr id="48" name="docshape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line="220" w:lineRule="exact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docshape4" o:spid="_x0000_s1026" o:spt="202" type="#_x0000_t202" style="position:absolute;left:0pt;margin-left:516.65pt;margin-top:773.45pt;height:11pt;width:16pt;mso-position-horizontal-relative:page;mso-position-vertical-relative:page;z-index:-251645952;mso-width-relative:page;mso-height-relative:page;" filled="f" stroked="f" coordsize="21600,21600" o:gfxdata="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aoVso2wAA&#10;AA8BAAAPAAAAAAAAAAEAIAAAACIAAABkcnMvZG93bnJldi54bWxQSwECFAAUAAAACACHTuJAAn0F&#10;vakBAABwAwAADgAAAAAAAAABACAAAAAq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20" w:lineRule="exact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page">
                <wp:posOffset>6151245</wp:posOffset>
              </wp:positionH>
              <wp:positionV relativeFrom="page">
                <wp:posOffset>9918065</wp:posOffset>
              </wp:positionV>
              <wp:extent cx="203200" cy="139700"/>
              <wp:effectExtent l="0" t="0" r="0" b="0"/>
              <wp:wrapNone/>
              <wp:docPr id="50" name="docshape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line="220" w:lineRule="exact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docshape44" o:spid="_x0000_s1026" o:spt="202" type="#_x0000_t202" style="position:absolute;left:0pt;margin-left:484.35pt;margin-top:780.95pt;height:11pt;width:16pt;mso-position-horizontal-relative:page;mso-position-vertical-relative:page;z-index:-251644928;mso-width-relative:page;mso-height-relative:page;" filled="f" stroked="f" coordsize="21600,21600" o:gfxdata="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GyYAC2gAA&#10;AA4BAAAPAAAAAAAAAAEAIAAAACIAAABkcnMvZG93bnJldi54bWxQSwECFAAUAAAACACHTuJA9420&#10;GKoBAABxAwAADgAAAAAAAAABACAAAAAp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20" w:lineRule="exact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5699760</wp:posOffset>
              </wp:positionH>
              <wp:positionV relativeFrom="page">
                <wp:posOffset>897890</wp:posOffset>
              </wp:positionV>
              <wp:extent cx="1160145" cy="173355"/>
              <wp:effectExtent l="0" t="0" r="0" b="0"/>
              <wp:wrapNone/>
              <wp:docPr id="45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014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spacing w:line="266" w:lineRule="exact"/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448.8pt;margin-top:70.7pt;height:13.65pt;width:91.35pt;mso-position-horizontal-relative:page;mso-position-vertical-relative:page;z-index:-251646976;mso-width-relative:page;mso-height-relative:page;" filled="f" stroked="f" coordsize="21600,21600" o:gfxdata="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t+PMA2gAA&#10;AAwBAAAPAAAAAAAAAAEAIAAAACIAAABkcnMvZG93bnJldi54bWxQSwECFAAUAAAACACHTuJAeUVh&#10;kqoBAABxAwAADgAAAAAAAAABACAAAAAp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2"/>
                      <w:spacing w:line="266" w:lineRule="exact"/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5699760</wp:posOffset>
              </wp:positionH>
              <wp:positionV relativeFrom="page">
                <wp:posOffset>897890</wp:posOffset>
              </wp:positionV>
              <wp:extent cx="1160145" cy="173355"/>
              <wp:effectExtent l="0" t="0" r="0" b="0"/>
              <wp:wrapNone/>
              <wp:docPr id="47" name="docshap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014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docshape3" o:spid="_x0000_s1026" o:spt="202" type="#_x0000_t202" style="position:absolute;left:0pt;margin-left:448.8pt;margin-top:70.7pt;height:13.65pt;width:91.35pt;mso-position-horizontal-relative:page;mso-position-vertical-relative:page;z-index:-251645952;mso-width-relative:page;mso-height-relative:page;" filled="f" stroked="f" coordsize="21600,21600" o:gfxdata="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bfjzANoA&#10;AAAMAQAADwAAAAAAAAABACAAAAAiAAAAZHJzL2Rvd25yZXYueG1sUEsBAhQAFAAAAAgAh07iQEk8&#10;67OrAQAAcQMAAA4AAAAAAAAAAQAgAAAAK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page">
                <wp:posOffset>5280025</wp:posOffset>
              </wp:positionH>
              <wp:positionV relativeFrom="page">
                <wp:posOffset>535305</wp:posOffset>
              </wp:positionV>
              <wp:extent cx="1160145" cy="173355"/>
              <wp:effectExtent l="0" t="0" r="0" b="0"/>
              <wp:wrapNone/>
              <wp:docPr id="49" name="docshape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014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spacing w:line="266" w:lineRule="exact"/>
                            <w:ind w:left="20"/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docshape43" o:spid="_x0000_s1026" o:spt="202" type="#_x0000_t202" style="position:absolute;left:0pt;margin-left:415.75pt;margin-top:42.15pt;height:13.65pt;width:91.35pt;mso-position-horizontal-relative:page;mso-position-vertical-relative:page;z-index:-251644928;mso-width-relative:page;mso-height-relative:page;" filled="f" stroked="f" coordsize="21600,21600" o:gfxdata="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l/ld/Z&#10;AAAACwEAAA8AAAAAAAAAAQAgAAAAIgAAAGRycy9kb3ducmV2LnhtbFBLAQIUABQAAAAIAIdO4kD7&#10;aGZOrQEAAHIDAAAOAAAAAAAAAAEAIAAAACg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2"/>
                      <w:spacing w:line="266" w:lineRule="exact"/>
                      <w:ind w:left="20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"/>
      <w:lvlJc w:val="left"/>
      <w:pPr>
        <w:ind w:left="652" w:hanging="421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w w:val="83"/>
        <w:sz w:val="21"/>
        <w:szCs w:val="21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652" w:hanging="421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w w:val="103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0" w:hanging="4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5" w:hanging="4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0" w:hanging="4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5" w:hanging="4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0" w:hanging="4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5" w:hanging="4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0" w:hanging="421"/>
      </w:pPr>
      <w:rPr>
        <w:rFonts w:hint="default"/>
        <w:lang w:val="en-US" w:eastAsia="en-US" w:bidi="ar-SA"/>
      </w:rPr>
    </w:lvl>
  </w:abstractNum>
  <w:abstractNum w:abstractNumId="1">
    <w:nsid w:val="EA91A5AC"/>
    <w:multiLevelType w:val="singleLevel"/>
    <w:tmpl w:val="EA91A5A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C12BBA0"/>
    <w:multiLevelType w:val="singleLevel"/>
    <w:tmpl w:val="EC12BBA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)"/>
      <w:lvlJc w:val="left"/>
      <w:pPr>
        <w:ind w:left="652" w:hanging="421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w w:val="105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4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0" w:hanging="4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5" w:hanging="4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0" w:hanging="4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5" w:hanging="4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0" w:hanging="4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5" w:hanging="4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0" w:hanging="421"/>
      </w:pPr>
      <w:rPr>
        <w:rFonts w:hint="default"/>
        <w:lang w:val="en-US" w:eastAsia="en-US" w:bidi="ar-SA"/>
      </w:rPr>
    </w:lvl>
  </w:abstractNum>
  <w:abstractNum w:abstractNumId="4">
    <w:nsid w:val="05EEE2AF"/>
    <w:multiLevelType w:val="singleLevel"/>
    <w:tmpl w:val="05EEE2AF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A7658CE"/>
    <w:multiLevelType w:val="singleLevel"/>
    <w:tmpl w:val="0A7658CE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3E8BE379"/>
    <w:multiLevelType w:val="singleLevel"/>
    <w:tmpl w:val="3E8BE379"/>
    <w:lvl w:ilvl="0" w:tentative="0">
      <w:start w:val="1"/>
      <w:numFmt w:val="decimal"/>
      <w:suff w:val="space"/>
      <w:lvlText w:val="%1、"/>
      <w:lvlJc w:val="left"/>
      <w:pPr>
        <w:ind w:left="175" w:leftChars="0" w:firstLine="0" w:firstLineChars="0"/>
      </w:pPr>
    </w:lvl>
  </w:abstractNum>
  <w:abstractNum w:abstractNumId="7">
    <w:nsid w:val="657D3FBC"/>
    <w:multiLevelType w:val="multilevel"/>
    <w:tmpl w:val="657D3FBC"/>
    <w:lvl w:ilvl="0" w:tentative="0">
      <w:start w:val="1"/>
      <w:numFmt w:val="upperLetter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24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suff w:val="nothing"/>
      <w:lvlText w:val="%1.%2.%3　"/>
      <w:lvlJc w:val="left"/>
      <w:pPr>
        <w:ind w:left="142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8">
    <w:nsid w:val="68342467"/>
    <w:multiLevelType w:val="singleLevel"/>
    <w:tmpl w:val="68342467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68A489E3"/>
    <w:multiLevelType w:val="singleLevel"/>
    <w:tmpl w:val="68A489E3"/>
    <w:lvl w:ilvl="0" w:tentative="0">
      <w:start w:val="1"/>
      <w:numFmt w:val="decimal"/>
      <w:suff w:val="space"/>
      <w:lvlText w:val="%1、"/>
      <w:lvlJc w:val="left"/>
    </w:lvl>
  </w:abstractNum>
  <w:abstractNum w:abstractNumId="10">
    <w:nsid w:val="7246405A"/>
    <w:multiLevelType w:val="multilevel"/>
    <w:tmpl w:val="7246405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"/>
  </w:num>
  <w:num w:numId="5">
    <w:abstractNumId w:val="8"/>
  </w:num>
  <w:num w:numId="6">
    <w:abstractNumId w:val="9"/>
  </w:num>
  <w:num w:numId="7">
    <w:abstractNumId w:val="6"/>
  </w:num>
  <w:num w:numId="8">
    <w:abstractNumId w:val="5"/>
  </w:num>
  <w:num w:numId="9">
    <w:abstractNumId w:val="0"/>
  </w:num>
  <w:num w:numId="10">
    <w:abstractNumId w:val="3"/>
  </w:num>
  <w:num w:numId="11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1143">
    <w15:presenceInfo w15:providerId="None" w15:userId="G001143"/>
  </w15:person>
  <w15:person w15:author="G012787">
    <w15:presenceInfo w15:providerId="None" w15:userId="G012787"/>
  </w15:person>
  <w15:person w15:author="escx">
    <w15:presenceInfo w15:providerId="None" w15:userId="escx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trackRevisions w:val="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dlYjY5YTllZmQwNWQxNjc3MTgzNGYyNTY4NWI5MWYifQ=="/>
  </w:docVars>
  <w:rsids>
    <w:rsidRoot w:val="00000000"/>
    <w:rsid w:val="000E5D71"/>
    <w:rsid w:val="002F1E5B"/>
    <w:rsid w:val="003F3AA8"/>
    <w:rsid w:val="00493B0C"/>
    <w:rsid w:val="004E4C8E"/>
    <w:rsid w:val="00615EA1"/>
    <w:rsid w:val="007A6F63"/>
    <w:rsid w:val="00824069"/>
    <w:rsid w:val="0082622D"/>
    <w:rsid w:val="00AB17A5"/>
    <w:rsid w:val="00B24164"/>
    <w:rsid w:val="00E60A9C"/>
    <w:rsid w:val="00F50CDF"/>
    <w:rsid w:val="01104B7A"/>
    <w:rsid w:val="012C2953"/>
    <w:rsid w:val="012D42FD"/>
    <w:rsid w:val="01537F13"/>
    <w:rsid w:val="015A5C78"/>
    <w:rsid w:val="01785675"/>
    <w:rsid w:val="01D17033"/>
    <w:rsid w:val="02063D0C"/>
    <w:rsid w:val="021D673F"/>
    <w:rsid w:val="02471A55"/>
    <w:rsid w:val="025212A4"/>
    <w:rsid w:val="025A01BF"/>
    <w:rsid w:val="026033F5"/>
    <w:rsid w:val="02671768"/>
    <w:rsid w:val="028440C8"/>
    <w:rsid w:val="02A15980"/>
    <w:rsid w:val="02A276E1"/>
    <w:rsid w:val="02CB5B2A"/>
    <w:rsid w:val="02F361E7"/>
    <w:rsid w:val="03174F3D"/>
    <w:rsid w:val="03280EF8"/>
    <w:rsid w:val="03394EB3"/>
    <w:rsid w:val="035118F7"/>
    <w:rsid w:val="03767EB5"/>
    <w:rsid w:val="03771D0B"/>
    <w:rsid w:val="038369CF"/>
    <w:rsid w:val="038F6065"/>
    <w:rsid w:val="039D18E6"/>
    <w:rsid w:val="03A26EFC"/>
    <w:rsid w:val="03A60F3D"/>
    <w:rsid w:val="03CB2647"/>
    <w:rsid w:val="03CC585C"/>
    <w:rsid w:val="03D02352"/>
    <w:rsid w:val="03E50FF2"/>
    <w:rsid w:val="03EC2B7B"/>
    <w:rsid w:val="04012B21"/>
    <w:rsid w:val="04161698"/>
    <w:rsid w:val="04230AD7"/>
    <w:rsid w:val="04367AF8"/>
    <w:rsid w:val="043A0B5E"/>
    <w:rsid w:val="04737F0E"/>
    <w:rsid w:val="04822175"/>
    <w:rsid w:val="04937E91"/>
    <w:rsid w:val="04AD224F"/>
    <w:rsid w:val="04D035F5"/>
    <w:rsid w:val="04EB0520"/>
    <w:rsid w:val="04FE6B4C"/>
    <w:rsid w:val="050D2A9B"/>
    <w:rsid w:val="052D480C"/>
    <w:rsid w:val="0539563E"/>
    <w:rsid w:val="053D4D6C"/>
    <w:rsid w:val="05700779"/>
    <w:rsid w:val="057312C0"/>
    <w:rsid w:val="05A21435"/>
    <w:rsid w:val="05EE6E49"/>
    <w:rsid w:val="05F923CD"/>
    <w:rsid w:val="05FB6170"/>
    <w:rsid w:val="06084F90"/>
    <w:rsid w:val="06230CA3"/>
    <w:rsid w:val="06231E4A"/>
    <w:rsid w:val="064B06A5"/>
    <w:rsid w:val="065364E6"/>
    <w:rsid w:val="0666507F"/>
    <w:rsid w:val="06840641"/>
    <w:rsid w:val="06CF19BA"/>
    <w:rsid w:val="06DD024B"/>
    <w:rsid w:val="06E1610B"/>
    <w:rsid w:val="06FE6B3F"/>
    <w:rsid w:val="07153E89"/>
    <w:rsid w:val="071A4FFB"/>
    <w:rsid w:val="0752731A"/>
    <w:rsid w:val="07615031"/>
    <w:rsid w:val="0768220B"/>
    <w:rsid w:val="077C3E1A"/>
    <w:rsid w:val="07835D09"/>
    <w:rsid w:val="07983601"/>
    <w:rsid w:val="07B812A2"/>
    <w:rsid w:val="07C87044"/>
    <w:rsid w:val="07CB0CF1"/>
    <w:rsid w:val="07D96C64"/>
    <w:rsid w:val="07DD49A7"/>
    <w:rsid w:val="07E2277C"/>
    <w:rsid w:val="08370950"/>
    <w:rsid w:val="08487F22"/>
    <w:rsid w:val="085B3B1D"/>
    <w:rsid w:val="085B4112"/>
    <w:rsid w:val="08682A1A"/>
    <w:rsid w:val="086D457C"/>
    <w:rsid w:val="088B18F9"/>
    <w:rsid w:val="088C1FCE"/>
    <w:rsid w:val="08903B99"/>
    <w:rsid w:val="08A076B7"/>
    <w:rsid w:val="08BE17B8"/>
    <w:rsid w:val="08C023E9"/>
    <w:rsid w:val="08C90A87"/>
    <w:rsid w:val="08D544FF"/>
    <w:rsid w:val="08EC257B"/>
    <w:rsid w:val="08F700C6"/>
    <w:rsid w:val="09026457"/>
    <w:rsid w:val="09127C21"/>
    <w:rsid w:val="0922463B"/>
    <w:rsid w:val="092F562C"/>
    <w:rsid w:val="093046DF"/>
    <w:rsid w:val="093167F8"/>
    <w:rsid w:val="0933687D"/>
    <w:rsid w:val="094A7337"/>
    <w:rsid w:val="095A48E7"/>
    <w:rsid w:val="0966277A"/>
    <w:rsid w:val="09842C00"/>
    <w:rsid w:val="09A05C44"/>
    <w:rsid w:val="09AF3FF1"/>
    <w:rsid w:val="09CA0F5B"/>
    <w:rsid w:val="09E10052"/>
    <w:rsid w:val="0A1F7B28"/>
    <w:rsid w:val="0A2F3646"/>
    <w:rsid w:val="0A48676E"/>
    <w:rsid w:val="0A5302FE"/>
    <w:rsid w:val="0A682C84"/>
    <w:rsid w:val="0A742C74"/>
    <w:rsid w:val="0A77753D"/>
    <w:rsid w:val="0A906B62"/>
    <w:rsid w:val="0A9B0776"/>
    <w:rsid w:val="0ABA57A8"/>
    <w:rsid w:val="0AE41BA8"/>
    <w:rsid w:val="0AE55DA9"/>
    <w:rsid w:val="0AF00A64"/>
    <w:rsid w:val="0AFC1A95"/>
    <w:rsid w:val="0B212DFC"/>
    <w:rsid w:val="0B2B6D61"/>
    <w:rsid w:val="0B994E16"/>
    <w:rsid w:val="0BB27F3E"/>
    <w:rsid w:val="0BE417C7"/>
    <w:rsid w:val="0BFF137E"/>
    <w:rsid w:val="0C180261"/>
    <w:rsid w:val="0C3776A0"/>
    <w:rsid w:val="0C3A380A"/>
    <w:rsid w:val="0C41432A"/>
    <w:rsid w:val="0C4F3999"/>
    <w:rsid w:val="0C605F9A"/>
    <w:rsid w:val="0C6D0671"/>
    <w:rsid w:val="0C8F6628"/>
    <w:rsid w:val="0C976D8B"/>
    <w:rsid w:val="0CAF70A8"/>
    <w:rsid w:val="0CBA03F1"/>
    <w:rsid w:val="0CCD18E3"/>
    <w:rsid w:val="0CE340E1"/>
    <w:rsid w:val="0CE628BA"/>
    <w:rsid w:val="0CF129BA"/>
    <w:rsid w:val="0CF76D88"/>
    <w:rsid w:val="0CF85DDF"/>
    <w:rsid w:val="0CF926D3"/>
    <w:rsid w:val="0D0464AC"/>
    <w:rsid w:val="0D074FED"/>
    <w:rsid w:val="0D1021C7"/>
    <w:rsid w:val="0D237F01"/>
    <w:rsid w:val="0D2766C4"/>
    <w:rsid w:val="0D4C225E"/>
    <w:rsid w:val="0D645222"/>
    <w:rsid w:val="0D646FD0"/>
    <w:rsid w:val="0D724DED"/>
    <w:rsid w:val="0D9157F6"/>
    <w:rsid w:val="0D95362E"/>
    <w:rsid w:val="0D961154"/>
    <w:rsid w:val="0D9F66C2"/>
    <w:rsid w:val="0DCB34F3"/>
    <w:rsid w:val="0DF9367B"/>
    <w:rsid w:val="0DF97DF8"/>
    <w:rsid w:val="0E327C36"/>
    <w:rsid w:val="0E4B0190"/>
    <w:rsid w:val="0E4F6609"/>
    <w:rsid w:val="0E5A6B98"/>
    <w:rsid w:val="0E6352A9"/>
    <w:rsid w:val="0E7F1356"/>
    <w:rsid w:val="0E80608C"/>
    <w:rsid w:val="0E883746"/>
    <w:rsid w:val="0E8F15F0"/>
    <w:rsid w:val="0E9128F5"/>
    <w:rsid w:val="0E9E1C0B"/>
    <w:rsid w:val="0E9F70EB"/>
    <w:rsid w:val="0EA36093"/>
    <w:rsid w:val="0EA55D13"/>
    <w:rsid w:val="0EAC0F21"/>
    <w:rsid w:val="0EAC7240"/>
    <w:rsid w:val="0EAF6971"/>
    <w:rsid w:val="0EB6035E"/>
    <w:rsid w:val="0EB672B2"/>
    <w:rsid w:val="0EC03861"/>
    <w:rsid w:val="0ED2440E"/>
    <w:rsid w:val="0F0740B7"/>
    <w:rsid w:val="0F097483"/>
    <w:rsid w:val="0F0C7DEF"/>
    <w:rsid w:val="0F0D5446"/>
    <w:rsid w:val="0F100C45"/>
    <w:rsid w:val="0F130804"/>
    <w:rsid w:val="0F14764B"/>
    <w:rsid w:val="0F1F7BDB"/>
    <w:rsid w:val="0F20786F"/>
    <w:rsid w:val="0F307AB2"/>
    <w:rsid w:val="0F486C53"/>
    <w:rsid w:val="0F4F2C3C"/>
    <w:rsid w:val="0F566DED"/>
    <w:rsid w:val="0F6A2898"/>
    <w:rsid w:val="0F711E78"/>
    <w:rsid w:val="0F84110C"/>
    <w:rsid w:val="0F8C280E"/>
    <w:rsid w:val="0F94341D"/>
    <w:rsid w:val="0F991551"/>
    <w:rsid w:val="0FB571D5"/>
    <w:rsid w:val="0FB811F0"/>
    <w:rsid w:val="0FCE0CC4"/>
    <w:rsid w:val="0FF43E71"/>
    <w:rsid w:val="1007595A"/>
    <w:rsid w:val="100B4360"/>
    <w:rsid w:val="101D1D8A"/>
    <w:rsid w:val="103B70AE"/>
    <w:rsid w:val="103F79F1"/>
    <w:rsid w:val="107B68FF"/>
    <w:rsid w:val="10853E2D"/>
    <w:rsid w:val="10886C3B"/>
    <w:rsid w:val="108C2E17"/>
    <w:rsid w:val="108C6A5A"/>
    <w:rsid w:val="10D12BCF"/>
    <w:rsid w:val="10DD5119"/>
    <w:rsid w:val="10E44043"/>
    <w:rsid w:val="10F320DF"/>
    <w:rsid w:val="10F92125"/>
    <w:rsid w:val="110000F0"/>
    <w:rsid w:val="110A7605"/>
    <w:rsid w:val="110C2A13"/>
    <w:rsid w:val="11254CC9"/>
    <w:rsid w:val="11285D99"/>
    <w:rsid w:val="11292258"/>
    <w:rsid w:val="114F1D45"/>
    <w:rsid w:val="115C4AC1"/>
    <w:rsid w:val="116418A4"/>
    <w:rsid w:val="116D7717"/>
    <w:rsid w:val="11AC0F46"/>
    <w:rsid w:val="11CC3396"/>
    <w:rsid w:val="11DE5560"/>
    <w:rsid w:val="11E703EE"/>
    <w:rsid w:val="11EA5AEF"/>
    <w:rsid w:val="12206C57"/>
    <w:rsid w:val="126F6B43"/>
    <w:rsid w:val="127B0C62"/>
    <w:rsid w:val="12815D12"/>
    <w:rsid w:val="12816535"/>
    <w:rsid w:val="12887F77"/>
    <w:rsid w:val="1299596E"/>
    <w:rsid w:val="12A365A3"/>
    <w:rsid w:val="12B65663"/>
    <w:rsid w:val="12B84429"/>
    <w:rsid w:val="12CB76BD"/>
    <w:rsid w:val="12E73814"/>
    <w:rsid w:val="130C25E4"/>
    <w:rsid w:val="1319260B"/>
    <w:rsid w:val="13255877"/>
    <w:rsid w:val="13433B2C"/>
    <w:rsid w:val="13584DCD"/>
    <w:rsid w:val="13F13969"/>
    <w:rsid w:val="13F35552"/>
    <w:rsid w:val="142F2A1D"/>
    <w:rsid w:val="144C52D9"/>
    <w:rsid w:val="14581F90"/>
    <w:rsid w:val="147C25BE"/>
    <w:rsid w:val="14803F38"/>
    <w:rsid w:val="148122B0"/>
    <w:rsid w:val="148A193E"/>
    <w:rsid w:val="14A16D5C"/>
    <w:rsid w:val="14A52DF7"/>
    <w:rsid w:val="14B22A7F"/>
    <w:rsid w:val="14C834B3"/>
    <w:rsid w:val="14D947BB"/>
    <w:rsid w:val="14DF00CB"/>
    <w:rsid w:val="14EC3C75"/>
    <w:rsid w:val="14F835C4"/>
    <w:rsid w:val="15054DD7"/>
    <w:rsid w:val="1511689B"/>
    <w:rsid w:val="152274FF"/>
    <w:rsid w:val="1525798D"/>
    <w:rsid w:val="15423B3B"/>
    <w:rsid w:val="1554390E"/>
    <w:rsid w:val="155C679B"/>
    <w:rsid w:val="15886EF2"/>
    <w:rsid w:val="15A85596"/>
    <w:rsid w:val="15CE57D6"/>
    <w:rsid w:val="163D2AB4"/>
    <w:rsid w:val="163F6A4D"/>
    <w:rsid w:val="16697C34"/>
    <w:rsid w:val="166A7305"/>
    <w:rsid w:val="168B140C"/>
    <w:rsid w:val="16936818"/>
    <w:rsid w:val="16A3322F"/>
    <w:rsid w:val="16B334CA"/>
    <w:rsid w:val="16C156FC"/>
    <w:rsid w:val="16F97A13"/>
    <w:rsid w:val="171B5478"/>
    <w:rsid w:val="171E5B69"/>
    <w:rsid w:val="172D3193"/>
    <w:rsid w:val="17332C3E"/>
    <w:rsid w:val="174B633C"/>
    <w:rsid w:val="177D53E4"/>
    <w:rsid w:val="17907448"/>
    <w:rsid w:val="17DD622C"/>
    <w:rsid w:val="17E7717C"/>
    <w:rsid w:val="1800023D"/>
    <w:rsid w:val="180C6085"/>
    <w:rsid w:val="180D387D"/>
    <w:rsid w:val="180E2E25"/>
    <w:rsid w:val="18197919"/>
    <w:rsid w:val="181B501A"/>
    <w:rsid w:val="184A44E1"/>
    <w:rsid w:val="18517A73"/>
    <w:rsid w:val="187B413A"/>
    <w:rsid w:val="18EC56F3"/>
    <w:rsid w:val="19066D08"/>
    <w:rsid w:val="190B0C48"/>
    <w:rsid w:val="19156124"/>
    <w:rsid w:val="19227913"/>
    <w:rsid w:val="19351A4B"/>
    <w:rsid w:val="193B5472"/>
    <w:rsid w:val="19412BFE"/>
    <w:rsid w:val="19477884"/>
    <w:rsid w:val="19494D42"/>
    <w:rsid w:val="196440B8"/>
    <w:rsid w:val="19722A75"/>
    <w:rsid w:val="19800165"/>
    <w:rsid w:val="19831126"/>
    <w:rsid w:val="19834B98"/>
    <w:rsid w:val="19874049"/>
    <w:rsid w:val="19DC71FA"/>
    <w:rsid w:val="19DE5F80"/>
    <w:rsid w:val="19F45B80"/>
    <w:rsid w:val="19FA7950"/>
    <w:rsid w:val="1A2B74D6"/>
    <w:rsid w:val="1A302507"/>
    <w:rsid w:val="1A536DB3"/>
    <w:rsid w:val="1A7F4978"/>
    <w:rsid w:val="1A8C7B66"/>
    <w:rsid w:val="1A901079"/>
    <w:rsid w:val="1ABB087D"/>
    <w:rsid w:val="1ACE072D"/>
    <w:rsid w:val="1AD15584"/>
    <w:rsid w:val="1AE01026"/>
    <w:rsid w:val="1AF0703E"/>
    <w:rsid w:val="1B311E8F"/>
    <w:rsid w:val="1B345546"/>
    <w:rsid w:val="1B5454C3"/>
    <w:rsid w:val="1B635D7C"/>
    <w:rsid w:val="1B657D20"/>
    <w:rsid w:val="1B685A87"/>
    <w:rsid w:val="1B8C6F40"/>
    <w:rsid w:val="1BA822D2"/>
    <w:rsid w:val="1BBA200E"/>
    <w:rsid w:val="1BFB4FF6"/>
    <w:rsid w:val="1C1D1CDC"/>
    <w:rsid w:val="1C3041CB"/>
    <w:rsid w:val="1C4B6079"/>
    <w:rsid w:val="1C4C57FF"/>
    <w:rsid w:val="1C542906"/>
    <w:rsid w:val="1C5E5533"/>
    <w:rsid w:val="1C5F4D1A"/>
    <w:rsid w:val="1C6F6BB3"/>
    <w:rsid w:val="1C8F32EB"/>
    <w:rsid w:val="1C974E74"/>
    <w:rsid w:val="1C99052B"/>
    <w:rsid w:val="1CC57360"/>
    <w:rsid w:val="1CCC4B92"/>
    <w:rsid w:val="1D013ED9"/>
    <w:rsid w:val="1D1F2043"/>
    <w:rsid w:val="1D371174"/>
    <w:rsid w:val="1D3764AF"/>
    <w:rsid w:val="1D436612"/>
    <w:rsid w:val="1D467AFD"/>
    <w:rsid w:val="1D561A2F"/>
    <w:rsid w:val="1D837B83"/>
    <w:rsid w:val="1D8437F8"/>
    <w:rsid w:val="1D8D10A4"/>
    <w:rsid w:val="1D8F4979"/>
    <w:rsid w:val="1DAC0C4B"/>
    <w:rsid w:val="1DB82DE7"/>
    <w:rsid w:val="1DBC0763"/>
    <w:rsid w:val="1DBD4C56"/>
    <w:rsid w:val="1DE30A62"/>
    <w:rsid w:val="1E5054CA"/>
    <w:rsid w:val="1E8C47A5"/>
    <w:rsid w:val="1E9C4805"/>
    <w:rsid w:val="1EDA542E"/>
    <w:rsid w:val="1EE559BD"/>
    <w:rsid w:val="1EEF1B50"/>
    <w:rsid w:val="1F0202D4"/>
    <w:rsid w:val="1F225BA0"/>
    <w:rsid w:val="1F26272E"/>
    <w:rsid w:val="1F274302"/>
    <w:rsid w:val="1F40167A"/>
    <w:rsid w:val="1F435B00"/>
    <w:rsid w:val="1F711AFC"/>
    <w:rsid w:val="1F761A29"/>
    <w:rsid w:val="1F76738D"/>
    <w:rsid w:val="1F7D6E36"/>
    <w:rsid w:val="1F826B41"/>
    <w:rsid w:val="1F8B3D41"/>
    <w:rsid w:val="1F9138D8"/>
    <w:rsid w:val="1F980D5B"/>
    <w:rsid w:val="1FA93C58"/>
    <w:rsid w:val="1FAF670B"/>
    <w:rsid w:val="1FB4246D"/>
    <w:rsid w:val="1FE37E5F"/>
    <w:rsid w:val="1FE53650"/>
    <w:rsid w:val="200F5937"/>
    <w:rsid w:val="20161632"/>
    <w:rsid w:val="20163525"/>
    <w:rsid w:val="204715E9"/>
    <w:rsid w:val="206B2F22"/>
    <w:rsid w:val="20783067"/>
    <w:rsid w:val="20A53730"/>
    <w:rsid w:val="20C53592"/>
    <w:rsid w:val="20D14047"/>
    <w:rsid w:val="20EA55E7"/>
    <w:rsid w:val="210466A8"/>
    <w:rsid w:val="2107263D"/>
    <w:rsid w:val="21093CBF"/>
    <w:rsid w:val="210A771C"/>
    <w:rsid w:val="213223D7"/>
    <w:rsid w:val="213C7197"/>
    <w:rsid w:val="21464F13"/>
    <w:rsid w:val="214E3DC8"/>
    <w:rsid w:val="215A3BDF"/>
    <w:rsid w:val="216E53E7"/>
    <w:rsid w:val="21775CF7"/>
    <w:rsid w:val="21837F15"/>
    <w:rsid w:val="21875EE8"/>
    <w:rsid w:val="21CC4355"/>
    <w:rsid w:val="21F030D1"/>
    <w:rsid w:val="21F74D64"/>
    <w:rsid w:val="21FB3F4F"/>
    <w:rsid w:val="220A2775"/>
    <w:rsid w:val="22223545"/>
    <w:rsid w:val="222312D9"/>
    <w:rsid w:val="222C2718"/>
    <w:rsid w:val="22302E07"/>
    <w:rsid w:val="224376A4"/>
    <w:rsid w:val="22552F34"/>
    <w:rsid w:val="225D31E2"/>
    <w:rsid w:val="227B42A0"/>
    <w:rsid w:val="22821F7B"/>
    <w:rsid w:val="22877591"/>
    <w:rsid w:val="228B6AB8"/>
    <w:rsid w:val="22B221FB"/>
    <w:rsid w:val="22D12AB0"/>
    <w:rsid w:val="22E84C54"/>
    <w:rsid w:val="230A0ECC"/>
    <w:rsid w:val="23344974"/>
    <w:rsid w:val="234661E4"/>
    <w:rsid w:val="234E76AD"/>
    <w:rsid w:val="23607D95"/>
    <w:rsid w:val="239256D9"/>
    <w:rsid w:val="2395051E"/>
    <w:rsid w:val="23982628"/>
    <w:rsid w:val="23C05DC6"/>
    <w:rsid w:val="23C41B33"/>
    <w:rsid w:val="23D27417"/>
    <w:rsid w:val="23D557D6"/>
    <w:rsid w:val="23E10F23"/>
    <w:rsid w:val="24021A94"/>
    <w:rsid w:val="240B5FA0"/>
    <w:rsid w:val="244020ED"/>
    <w:rsid w:val="246F4781"/>
    <w:rsid w:val="248839F6"/>
    <w:rsid w:val="24982EBF"/>
    <w:rsid w:val="24A5262B"/>
    <w:rsid w:val="24AA57B9"/>
    <w:rsid w:val="24B0640B"/>
    <w:rsid w:val="24E118CF"/>
    <w:rsid w:val="251406E0"/>
    <w:rsid w:val="25153F55"/>
    <w:rsid w:val="25480586"/>
    <w:rsid w:val="25551A0B"/>
    <w:rsid w:val="25741D5D"/>
    <w:rsid w:val="25D7049B"/>
    <w:rsid w:val="25F26770"/>
    <w:rsid w:val="26213859"/>
    <w:rsid w:val="262C38E5"/>
    <w:rsid w:val="2642412C"/>
    <w:rsid w:val="26510D93"/>
    <w:rsid w:val="266E549A"/>
    <w:rsid w:val="26742C26"/>
    <w:rsid w:val="26773BAB"/>
    <w:rsid w:val="26966A8E"/>
    <w:rsid w:val="26A740B3"/>
    <w:rsid w:val="26C30E3B"/>
    <w:rsid w:val="271B68B7"/>
    <w:rsid w:val="2746013C"/>
    <w:rsid w:val="2750388E"/>
    <w:rsid w:val="276002A5"/>
    <w:rsid w:val="27A03BDE"/>
    <w:rsid w:val="27A17E5D"/>
    <w:rsid w:val="27C47FCA"/>
    <w:rsid w:val="27EB6613"/>
    <w:rsid w:val="28101DD7"/>
    <w:rsid w:val="28105ECB"/>
    <w:rsid w:val="2827799A"/>
    <w:rsid w:val="282D6FA1"/>
    <w:rsid w:val="28335AC5"/>
    <w:rsid w:val="284573C9"/>
    <w:rsid w:val="28754330"/>
    <w:rsid w:val="28757E8C"/>
    <w:rsid w:val="2886653D"/>
    <w:rsid w:val="289B020A"/>
    <w:rsid w:val="28EE3052"/>
    <w:rsid w:val="291476A5"/>
    <w:rsid w:val="29176173"/>
    <w:rsid w:val="29257B04"/>
    <w:rsid w:val="292D1901"/>
    <w:rsid w:val="2937372F"/>
    <w:rsid w:val="29414938"/>
    <w:rsid w:val="295977AD"/>
    <w:rsid w:val="296960FC"/>
    <w:rsid w:val="29880F0E"/>
    <w:rsid w:val="298E08BA"/>
    <w:rsid w:val="299407E6"/>
    <w:rsid w:val="29BE6E8B"/>
    <w:rsid w:val="29D33A72"/>
    <w:rsid w:val="29D8641A"/>
    <w:rsid w:val="29DF15BE"/>
    <w:rsid w:val="29EE1BD8"/>
    <w:rsid w:val="29FB2613"/>
    <w:rsid w:val="2A000BF9"/>
    <w:rsid w:val="2A0212E5"/>
    <w:rsid w:val="2A443FBA"/>
    <w:rsid w:val="2A4A44F0"/>
    <w:rsid w:val="2A783D3B"/>
    <w:rsid w:val="2A830F86"/>
    <w:rsid w:val="2A943B4A"/>
    <w:rsid w:val="2AA14EFF"/>
    <w:rsid w:val="2AA1765E"/>
    <w:rsid w:val="2AB43C39"/>
    <w:rsid w:val="2AB7502C"/>
    <w:rsid w:val="2ABF44AF"/>
    <w:rsid w:val="2ACB0237"/>
    <w:rsid w:val="2B2449FC"/>
    <w:rsid w:val="2B3D5DB9"/>
    <w:rsid w:val="2B8925CC"/>
    <w:rsid w:val="2BB32857"/>
    <w:rsid w:val="2BB331A5"/>
    <w:rsid w:val="2BBC0C17"/>
    <w:rsid w:val="2BC517C6"/>
    <w:rsid w:val="2BED3074"/>
    <w:rsid w:val="2C016606"/>
    <w:rsid w:val="2C0E175E"/>
    <w:rsid w:val="2C4739F4"/>
    <w:rsid w:val="2C645230"/>
    <w:rsid w:val="2C657FCC"/>
    <w:rsid w:val="2C777084"/>
    <w:rsid w:val="2C7E6558"/>
    <w:rsid w:val="2C8A3614"/>
    <w:rsid w:val="2CA220C6"/>
    <w:rsid w:val="2CA64350"/>
    <w:rsid w:val="2CA90A4C"/>
    <w:rsid w:val="2CB838F5"/>
    <w:rsid w:val="2CB875A3"/>
    <w:rsid w:val="2CE26733"/>
    <w:rsid w:val="2CFB185B"/>
    <w:rsid w:val="2CFE0A82"/>
    <w:rsid w:val="2CFE27E0"/>
    <w:rsid w:val="2D274AA4"/>
    <w:rsid w:val="2D2C09C7"/>
    <w:rsid w:val="2D3A22C3"/>
    <w:rsid w:val="2D502C75"/>
    <w:rsid w:val="2D6453E8"/>
    <w:rsid w:val="2DAA4A7C"/>
    <w:rsid w:val="2DD1025A"/>
    <w:rsid w:val="2DDF2977"/>
    <w:rsid w:val="2DE83304"/>
    <w:rsid w:val="2DF126AA"/>
    <w:rsid w:val="2E020FF1"/>
    <w:rsid w:val="2E082C92"/>
    <w:rsid w:val="2E1E2BF0"/>
    <w:rsid w:val="2E3737E1"/>
    <w:rsid w:val="2E4162EF"/>
    <w:rsid w:val="2E4317F2"/>
    <w:rsid w:val="2E56075F"/>
    <w:rsid w:val="2E56250D"/>
    <w:rsid w:val="2E6E5EBA"/>
    <w:rsid w:val="2E7F1A64"/>
    <w:rsid w:val="2E8E0B4A"/>
    <w:rsid w:val="2EB322DB"/>
    <w:rsid w:val="2EB3480F"/>
    <w:rsid w:val="2ED07001"/>
    <w:rsid w:val="2ED66F7B"/>
    <w:rsid w:val="2ED8336B"/>
    <w:rsid w:val="2EFD4F49"/>
    <w:rsid w:val="2F0B779C"/>
    <w:rsid w:val="2F166361"/>
    <w:rsid w:val="2F2111E1"/>
    <w:rsid w:val="2F300FB0"/>
    <w:rsid w:val="2F307202"/>
    <w:rsid w:val="2F3F2FA2"/>
    <w:rsid w:val="2F4A02C4"/>
    <w:rsid w:val="2F58639D"/>
    <w:rsid w:val="2F836E54"/>
    <w:rsid w:val="2F837332"/>
    <w:rsid w:val="2F8E3D93"/>
    <w:rsid w:val="2FAB1AF2"/>
    <w:rsid w:val="2FD34558"/>
    <w:rsid w:val="2FFB336C"/>
    <w:rsid w:val="2FFC4EEB"/>
    <w:rsid w:val="30033D52"/>
    <w:rsid w:val="300F0BC6"/>
    <w:rsid w:val="30183CF7"/>
    <w:rsid w:val="3025488D"/>
    <w:rsid w:val="302A213C"/>
    <w:rsid w:val="3036579A"/>
    <w:rsid w:val="30424B3B"/>
    <w:rsid w:val="30745CBF"/>
    <w:rsid w:val="30806B9E"/>
    <w:rsid w:val="30A12166"/>
    <w:rsid w:val="30B12BF1"/>
    <w:rsid w:val="30B8257C"/>
    <w:rsid w:val="30BA35CC"/>
    <w:rsid w:val="30C12E8B"/>
    <w:rsid w:val="30C96FC7"/>
    <w:rsid w:val="30E20088"/>
    <w:rsid w:val="30E81C16"/>
    <w:rsid w:val="310600FC"/>
    <w:rsid w:val="310740D4"/>
    <w:rsid w:val="31171FC7"/>
    <w:rsid w:val="313E4873"/>
    <w:rsid w:val="31453464"/>
    <w:rsid w:val="31A81E84"/>
    <w:rsid w:val="31C55395"/>
    <w:rsid w:val="31E60BB3"/>
    <w:rsid w:val="31E92A87"/>
    <w:rsid w:val="31F8678B"/>
    <w:rsid w:val="320C1BA8"/>
    <w:rsid w:val="32146ADF"/>
    <w:rsid w:val="321B6338"/>
    <w:rsid w:val="322162CA"/>
    <w:rsid w:val="32720653"/>
    <w:rsid w:val="328C0BF4"/>
    <w:rsid w:val="329133FF"/>
    <w:rsid w:val="32C56DD8"/>
    <w:rsid w:val="32CC7242"/>
    <w:rsid w:val="32CD72CC"/>
    <w:rsid w:val="32D45A8A"/>
    <w:rsid w:val="33056833"/>
    <w:rsid w:val="330C763F"/>
    <w:rsid w:val="33292380"/>
    <w:rsid w:val="333164E8"/>
    <w:rsid w:val="33364042"/>
    <w:rsid w:val="333853C5"/>
    <w:rsid w:val="33704071"/>
    <w:rsid w:val="33870528"/>
    <w:rsid w:val="33892D7A"/>
    <w:rsid w:val="338E090F"/>
    <w:rsid w:val="338E62D8"/>
    <w:rsid w:val="33B20FDF"/>
    <w:rsid w:val="33C74217"/>
    <w:rsid w:val="33D33712"/>
    <w:rsid w:val="340B00F6"/>
    <w:rsid w:val="3411487C"/>
    <w:rsid w:val="34145801"/>
    <w:rsid w:val="341C5644"/>
    <w:rsid w:val="34233D06"/>
    <w:rsid w:val="342A79A4"/>
    <w:rsid w:val="345F6B7A"/>
    <w:rsid w:val="34693D49"/>
    <w:rsid w:val="347C419D"/>
    <w:rsid w:val="34C2779C"/>
    <w:rsid w:val="34C40D15"/>
    <w:rsid w:val="34C71A6F"/>
    <w:rsid w:val="34D348B8"/>
    <w:rsid w:val="35143245"/>
    <w:rsid w:val="35990E80"/>
    <w:rsid w:val="35A42225"/>
    <w:rsid w:val="35A4398E"/>
    <w:rsid w:val="35A8021A"/>
    <w:rsid w:val="35A9208E"/>
    <w:rsid w:val="35AB22C2"/>
    <w:rsid w:val="35E421F9"/>
    <w:rsid w:val="35EC7913"/>
    <w:rsid w:val="360601AF"/>
    <w:rsid w:val="36286165"/>
    <w:rsid w:val="362A3A8B"/>
    <w:rsid w:val="364C0F85"/>
    <w:rsid w:val="3658395E"/>
    <w:rsid w:val="36590DED"/>
    <w:rsid w:val="366827D2"/>
    <w:rsid w:val="36716136"/>
    <w:rsid w:val="36C572E8"/>
    <w:rsid w:val="36E16C19"/>
    <w:rsid w:val="36F67BB2"/>
    <w:rsid w:val="37136357"/>
    <w:rsid w:val="372F2469"/>
    <w:rsid w:val="37744298"/>
    <w:rsid w:val="37836841"/>
    <w:rsid w:val="37910357"/>
    <w:rsid w:val="37A60062"/>
    <w:rsid w:val="37AD1304"/>
    <w:rsid w:val="37C86D37"/>
    <w:rsid w:val="37CA01F4"/>
    <w:rsid w:val="37DA5AB3"/>
    <w:rsid w:val="37E00D3A"/>
    <w:rsid w:val="37F133AA"/>
    <w:rsid w:val="37FD2868"/>
    <w:rsid w:val="3805122C"/>
    <w:rsid w:val="381C797F"/>
    <w:rsid w:val="383832E4"/>
    <w:rsid w:val="38507656"/>
    <w:rsid w:val="386960A5"/>
    <w:rsid w:val="387415AD"/>
    <w:rsid w:val="388B11D3"/>
    <w:rsid w:val="388C7258"/>
    <w:rsid w:val="38A43493"/>
    <w:rsid w:val="38B05B8F"/>
    <w:rsid w:val="38B870D6"/>
    <w:rsid w:val="38B96C11"/>
    <w:rsid w:val="38DE31DB"/>
    <w:rsid w:val="38FE3710"/>
    <w:rsid w:val="39022116"/>
    <w:rsid w:val="39072D82"/>
    <w:rsid w:val="391D6FE0"/>
    <w:rsid w:val="392479A5"/>
    <w:rsid w:val="392C2C22"/>
    <w:rsid w:val="39463B04"/>
    <w:rsid w:val="39696880"/>
    <w:rsid w:val="39810466"/>
    <w:rsid w:val="39830B5F"/>
    <w:rsid w:val="39A1679C"/>
    <w:rsid w:val="39B822CE"/>
    <w:rsid w:val="39C66799"/>
    <w:rsid w:val="39DB442A"/>
    <w:rsid w:val="39F10438"/>
    <w:rsid w:val="39F3395E"/>
    <w:rsid w:val="3A0067B6"/>
    <w:rsid w:val="3A331955"/>
    <w:rsid w:val="3A374711"/>
    <w:rsid w:val="3A470402"/>
    <w:rsid w:val="3A4A6EED"/>
    <w:rsid w:val="3A4E08BC"/>
    <w:rsid w:val="3A5A6066"/>
    <w:rsid w:val="3A6A7A6C"/>
    <w:rsid w:val="3A8B353F"/>
    <w:rsid w:val="3A8D72B7"/>
    <w:rsid w:val="3A9117EB"/>
    <w:rsid w:val="3AA50B6A"/>
    <w:rsid w:val="3AAC1615"/>
    <w:rsid w:val="3ACB7183"/>
    <w:rsid w:val="3ADE7B13"/>
    <w:rsid w:val="3ADF5AE9"/>
    <w:rsid w:val="3ADF7FD4"/>
    <w:rsid w:val="3AE71032"/>
    <w:rsid w:val="3AE80991"/>
    <w:rsid w:val="3AEA2783"/>
    <w:rsid w:val="3AFE3A12"/>
    <w:rsid w:val="3AFF18AD"/>
    <w:rsid w:val="3B357D0D"/>
    <w:rsid w:val="3B3A743F"/>
    <w:rsid w:val="3B3E3669"/>
    <w:rsid w:val="3B5570E7"/>
    <w:rsid w:val="3B61689A"/>
    <w:rsid w:val="3B630CAD"/>
    <w:rsid w:val="3B817D3C"/>
    <w:rsid w:val="3B835EE8"/>
    <w:rsid w:val="3BBF7944"/>
    <w:rsid w:val="3BD83C8D"/>
    <w:rsid w:val="3BD918BF"/>
    <w:rsid w:val="3BE16CCB"/>
    <w:rsid w:val="3C0735AE"/>
    <w:rsid w:val="3C367516"/>
    <w:rsid w:val="3C487974"/>
    <w:rsid w:val="3C4D4D26"/>
    <w:rsid w:val="3C9E707E"/>
    <w:rsid w:val="3CC226D6"/>
    <w:rsid w:val="3CE477F3"/>
    <w:rsid w:val="3CE9246D"/>
    <w:rsid w:val="3CE968BC"/>
    <w:rsid w:val="3CEA09F1"/>
    <w:rsid w:val="3CF85DCF"/>
    <w:rsid w:val="3D021C82"/>
    <w:rsid w:val="3D0E7795"/>
    <w:rsid w:val="3D112155"/>
    <w:rsid w:val="3D2363DE"/>
    <w:rsid w:val="3D321704"/>
    <w:rsid w:val="3D611060"/>
    <w:rsid w:val="3D711112"/>
    <w:rsid w:val="3D793B23"/>
    <w:rsid w:val="3D7A2433"/>
    <w:rsid w:val="3D7D02B7"/>
    <w:rsid w:val="3D850719"/>
    <w:rsid w:val="3DAF51DD"/>
    <w:rsid w:val="3DCE3D90"/>
    <w:rsid w:val="3DD51FC5"/>
    <w:rsid w:val="3DEE6A01"/>
    <w:rsid w:val="3DF17D30"/>
    <w:rsid w:val="3DF641B8"/>
    <w:rsid w:val="3E071BB3"/>
    <w:rsid w:val="3E1D07F4"/>
    <w:rsid w:val="3E210442"/>
    <w:rsid w:val="3E4D6DC5"/>
    <w:rsid w:val="3E5809D9"/>
    <w:rsid w:val="3E6334E7"/>
    <w:rsid w:val="3E907376"/>
    <w:rsid w:val="3EBE037D"/>
    <w:rsid w:val="3ED03B1B"/>
    <w:rsid w:val="3ED66F49"/>
    <w:rsid w:val="3ED723E2"/>
    <w:rsid w:val="3ED952F3"/>
    <w:rsid w:val="3EDD75C3"/>
    <w:rsid w:val="3EEB53A6"/>
    <w:rsid w:val="3F087854"/>
    <w:rsid w:val="3F5848A0"/>
    <w:rsid w:val="3F602E99"/>
    <w:rsid w:val="3F695775"/>
    <w:rsid w:val="3F8C0392"/>
    <w:rsid w:val="3F8C1CD0"/>
    <w:rsid w:val="3F9470DC"/>
    <w:rsid w:val="3FA80984"/>
    <w:rsid w:val="3FAC4783"/>
    <w:rsid w:val="3FB1448E"/>
    <w:rsid w:val="3FC62809"/>
    <w:rsid w:val="3FCF3A3E"/>
    <w:rsid w:val="3FF37BBC"/>
    <w:rsid w:val="400E6DA6"/>
    <w:rsid w:val="40267F92"/>
    <w:rsid w:val="40275C79"/>
    <w:rsid w:val="40277950"/>
    <w:rsid w:val="40330901"/>
    <w:rsid w:val="403B0B6F"/>
    <w:rsid w:val="404339FD"/>
    <w:rsid w:val="404D3142"/>
    <w:rsid w:val="404F780F"/>
    <w:rsid w:val="40786313"/>
    <w:rsid w:val="40832377"/>
    <w:rsid w:val="40CB045E"/>
    <w:rsid w:val="40DC06F8"/>
    <w:rsid w:val="40F14E1A"/>
    <w:rsid w:val="40F462E2"/>
    <w:rsid w:val="40FC0CF2"/>
    <w:rsid w:val="41022B36"/>
    <w:rsid w:val="41184CDA"/>
    <w:rsid w:val="4125656E"/>
    <w:rsid w:val="41294295"/>
    <w:rsid w:val="413E4F19"/>
    <w:rsid w:val="41666FD7"/>
    <w:rsid w:val="4185798B"/>
    <w:rsid w:val="41934623"/>
    <w:rsid w:val="419B6531"/>
    <w:rsid w:val="41A72F6F"/>
    <w:rsid w:val="41A75842"/>
    <w:rsid w:val="41B93F2F"/>
    <w:rsid w:val="41CD7C80"/>
    <w:rsid w:val="41F23423"/>
    <w:rsid w:val="41FA1E69"/>
    <w:rsid w:val="42012A59"/>
    <w:rsid w:val="42022339"/>
    <w:rsid w:val="4205365D"/>
    <w:rsid w:val="422229DB"/>
    <w:rsid w:val="422824F5"/>
    <w:rsid w:val="42330CA9"/>
    <w:rsid w:val="42382E32"/>
    <w:rsid w:val="424B574E"/>
    <w:rsid w:val="42580EE9"/>
    <w:rsid w:val="425A0B69"/>
    <w:rsid w:val="42753718"/>
    <w:rsid w:val="428A5721"/>
    <w:rsid w:val="42B13690"/>
    <w:rsid w:val="42B45A60"/>
    <w:rsid w:val="42C11812"/>
    <w:rsid w:val="42D42CBA"/>
    <w:rsid w:val="42DB06D6"/>
    <w:rsid w:val="432D21C6"/>
    <w:rsid w:val="4336310B"/>
    <w:rsid w:val="434739E0"/>
    <w:rsid w:val="436A63E7"/>
    <w:rsid w:val="436D53B2"/>
    <w:rsid w:val="43763620"/>
    <w:rsid w:val="438751EB"/>
    <w:rsid w:val="4392221B"/>
    <w:rsid w:val="43A0005B"/>
    <w:rsid w:val="43A42002"/>
    <w:rsid w:val="43AD2714"/>
    <w:rsid w:val="43DF3392"/>
    <w:rsid w:val="43F75112"/>
    <w:rsid w:val="43FF6C9B"/>
    <w:rsid w:val="44044A8E"/>
    <w:rsid w:val="441B2154"/>
    <w:rsid w:val="443469F5"/>
    <w:rsid w:val="443C4228"/>
    <w:rsid w:val="44497166"/>
    <w:rsid w:val="44627A06"/>
    <w:rsid w:val="44752E28"/>
    <w:rsid w:val="44BB4E50"/>
    <w:rsid w:val="44E919BB"/>
    <w:rsid w:val="44EA599F"/>
    <w:rsid w:val="44F04025"/>
    <w:rsid w:val="44F17D02"/>
    <w:rsid w:val="44FD0B3A"/>
    <w:rsid w:val="451B07A4"/>
    <w:rsid w:val="451F03F8"/>
    <w:rsid w:val="45546CA7"/>
    <w:rsid w:val="455840B0"/>
    <w:rsid w:val="455E4E05"/>
    <w:rsid w:val="45845D41"/>
    <w:rsid w:val="45A412CB"/>
    <w:rsid w:val="45B914F0"/>
    <w:rsid w:val="45BC5CF7"/>
    <w:rsid w:val="45D81DA4"/>
    <w:rsid w:val="45E047FA"/>
    <w:rsid w:val="45E46F4A"/>
    <w:rsid w:val="45EC6491"/>
    <w:rsid w:val="462D06BA"/>
    <w:rsid w:val="465A1079"/>
    <w:rsid w:val="465B470D"/>
    <w:rsid w:val="466060B3"/>
    <w:rsid w:val="46BF0189"/>
    <w:rsid w:val="46C9673A"/>
    <w:rsid w:val="46DD5122"/>
    <w:rsid w:val="46E26BDC"/>
    <w:rsid w:val="46EE736E"/>
    <w:rsid w:val="46F06FEE"/>
    <w:rsid w:val="46FE4580"/>
    <w:rsid w:val="47037A80"/>
    <w:rsid w:val="47081961"/>
    <w:rsid w:val="47132EF5"/>
    <w:rsid w:val="47266AC9"/>
    <w:rsid w:val="472707CD"/>
    <w:rsid w:val="472A5629"/>
    <w:rsid w:val="47423575"/>
    <w:rsid w:val="47460F19"/>
    <w:rsid w:val="47545E72"/>
    <w:rsid w:val="4770002B"/>
    <w:rsid w:val="47701E1A"/>
    <w:rsid w:val="4777055B"/>
    <w:rsid w:val="47785445"/>
    <w:rsid w:val="477D7ED7"/>
    <w:rsid w:val="478C26EF"/>
    <w:rsid w:val="47935907"/>
    <w:rsid w:val="479E1809"/>
    <w:rsid w:val="47B65AB2"/>
    <w:rsid w:val="47CB21D4"/>
    <w:rsid w:val="47EE4D13"/>
    <w:rsid w:val="47F5469D"/>
    <w:rsid w:val="48152EF9"/>
    <w:rsid w:val="48194880"/>
    <w:rsid w:val="482174BA"/>
    <w:rsid w:val="48233009"/>
    <w:rsid w:val="484216E1"/>
    <w:rsid w:val="48570EBF"/>
    <w:rsid w:val="485D4FC6"/>
    <w:rsid w:val="487061E5"/>
    <w:rsid w:val="487A3570"/>
    <w:rsid w:val="4889710F"/>
    <w:rsid w:val="48C20A74"/>
    <w:rsid w:val="48CC40BF"/>
    <w:rsid w:val="48D74C90"/>
    <w:rsid w:val="48DB10AF"/>
    <w:rsid w:val="48F579CE"/>
    <w:rsid w:val="49154955"/>
    <w:rsid w:val="49381072"/>
    <w:rsid w:val="49505AF9"/>
    <w:rsid w:val="495C67D2"/>
    <w:rsid w:val="49621969"/>
    <w:rsid w:val="49703B8A"/>
    <w:rsid w:val="497E2BEC"/>
    <w:rsid w:val="49834DA9"/>
    <w:rsid w:val="499408C6"/>
    <w:rsid w:val="49A03349"/>
    <w:rsid w:val="49A34401"/>
    <w:rsid w:val="49B23FEB"/>
    <w:rsid w:val="49B900C8"/>
    <w:rsid w:val="49C04C0E"/>
    <w:rsid w:val="49CF7F85"/>
    <w:rsid w:val="49D95B3C"/>
    <w:rsid w:val="49ED59A3"/>
    <w:rsid w:val="49F46361"/>
    <w:rsid w:val="4A0E03CA"/>
    <w:rsid w:val="4A22637C"/>
    <w:rsid w:val="4A374A52"/>
    <w:rsid w:val="4A4831FA"/>
    <w:rsid w:val="4A525E27"/>
    <w:rsid w:val="4A590F64"/>
    <w:rsid w:val="4A721CAA"/>
    <w:rsid w:val="4AA735E3"/>
    <w:rsid w:val="4AC2201A"/>
    <w:rsid w:val="4AC23537"/>
    <w:rsid w:val="4AE536EB"/>
    <w:rsid w:val="4AF57209"/>
    <w:rsid w:val="4AFF5F31"/>
    <w:rsid w:val="4B094163"/>
    <w:rsid w:val="4B0C5FD6"/>
    <w:rsid w:val="4B221212"/>
    <w:rsid w:val="4B3C5387"/>
    <w:rsid w:val="4B3D53FF"/>
    <w:rsid w:val="4B44280B"/>
    <w:rsid w:val="4B551293"/>
    <w:rsid w:val="4B560527"/>
    <w:rsid w:val="4B842010"/>
    <w:rsid w:val="4BB22E3F"/>
    <w:rsid w:val="4BBB5CCD"/>
    <w:rsid w:val="4BC55469"/>
    <w:rsid w:val="4BD40DF5"/>
    <w:rsid w:val="4BFA32A7"/>
    <w:rsid w:val="4BFF76BB"/>
    <w:rsid w:val="4C0373D9"/>
    <w:rsid w:val="4C107D48"/>
    <w:rsid w:val="4C154F25"/>
    <w:rsid w:val="4C172E84"/>
    <w:rsid w:val="4C1B0BC7"/>
    <w:rsid w:val="4C357B95"/>
    <w:rsid w:val="4C411E20"/>
    <w:rsid w:val="4C4423AE"/>
    <w:rsid w:val="4C4F6C07"/>
    <w:rsid w:val="4C514CFA"/>
    <w:rsid w:val="4C65710F"/>
    <w:rsid w:val="4C716343"/>
    <w:rsid w:val="4C832055"/>
    <w:rsid w:val="4C996747"/>
    <w:rsid w:val="4C9A03A4"/>
    <w:rsid w:val="4C9B2FDA"/>
    <w:rsid w:val="4C9E35A6"/>
    <w:rsid w:val="4CA706AC"/>
    <w:rsid w:val="4CB2055F"/>
    <w:rsid w:val="4CCE2312"/>
    <w:rsid w:val="4CD6689C"/>
    <w:rsid w:val="4CF3124D"/>
    <w:rsid w:val="4CFF2AE1"/>
    <w:rsid w:val="4D04165B"/>
    <w:rsid w:val="4D203016"/>
    <w:rsid w:val="4D225F85"/>
    <w:rsid w:val="4D240055"/>
    <w:rsid w:val="4D245859"/>
    <w:rsid w:val="4D2E492A"/>
    <w:rsid w:val="4D662315"/>
    <w:rsid w:val="4D812CAB"/>
    <w:rsid w:val="4D84318A"/>
    <w:rsid w:val="4DAA76F7"/>
    <w:rsid w:val="4DB12E65"/>
    <w:rsid w:val="4DC96400"/>
    <w:rsid w:val="4DE343D9"/>
    <w:rsid w:val="4E263853"/>
    <w:rsid w:val="4E3C3932"/>
    <w:rsid w:val="4E481A1B"/>
    <w:rsid w:val="4E50267E"/>
    <w:rsid w:val="4E5F6C7A"/>
    <w:rsid w:val="4E6920B3"/>
    <w:rsid w:val="4E8251DC"/>
    <w:rsid w:val="4E8538DE"/>
    <w:rsid w:val="4EB33EAC"/>
    <w:rsid w:val="4EBE1CDD"/>
    <w:rsid w:val="4ED41501"/>
    <w:rsid w:val="4ED4613F"/>
    <w:rsid w:val="4EDA586A"/>
    <w:rsid w:val="4EF42CFC"/>
    <w:rsid w:val="4F0A09C7"/>
    <w:rsid w:val="4F0A6CD0"/>
    <w:rsid w:val="4F1F055D"/>
    <w:rsid w:val="4F245FE4"/>
    <w:rsid w:val="4F5145AF"/>
    <w:rsid w:val="4F623E1F"/>
    <w:rsid w:val="4F7C58C6"/>
    <w:rsid w:val="4F7F321A"/>
    <w:rsid w:val="4F870321"/>
    <w:rsid w:val="4F8910F1"/>
    <w:rsid w:val="4F895E47"/>
    <w:rsid w:val="4F922DC1"/>
    <w:rsid w:val="4F9F38BD"/>
    <w:rsid w:val="4FA55D9A"/>
    <w:rsid w:val="4FA72B06"/>
    <w:rsid w:val="4FC13833"/>
    <w:rsid w:val="4FCB38EB"/>
    <w:rsid w:val="4FD028FF"/>
    <w:rsid w:val="4FDF3051"/>
    <w:rsid w:val="4FEA6D2C"/>
    <w:rsid w:val="4FF85EAB"/>
    <w:rsid w:val="4FFC6C46"/>
    <w:rsid w:val="50024154"/>
    <w:rsid w:val="500422B0"/>
    <w:rsid w:val="50336AB4"/>
    <w:rsid w:val="50407DAB"/>
    <w:rsid w:val="505622BB"/>
    <w:rsid w:val="505F6CEB"/>
    <w:rsid w:val="5060476D"/>
    <w:rsid w:val="5074765F"/>
    <w:rsid w:val="508133D7"/>
    <w:rsid w:val="50BD1283"/>
    <w:rsid w:val="50C05A8B"/>
    <w:rsid w:val="50C61B92"/>
    <w:rsid w:val="50C82E97"/>
    <w:rsid w:val="50F03EF4"/>
    <w:rsid w:val="511D0F3D"/>
    <w:rsid w:val="511F5AA4"/>
    <w:rsid w:val="513E6359"/>
    <w:rsid w:val="515615D6"/>
    <w:rsid w:val="516A26A0"/>
    <w:rsid w:val="518B5545"/>
    <w:rsid w:val="51B710C6"/>
    <w:rsid w:val="51BC232F"/>
    <w:rsid w:val="51D82E35"/>
    <w:rsid w:val="52347B6B"/>
    <w:rsid w:val="52483D98"/>
    <w:rsid w:val="52497AE6"/>
    <w:rsid w:val="52566E26"/>
    <w:rsid w:val="52622C38"/>
    <w:rsid w:val="52651A9A"/>
    <w:rsid w:val="527B24DD"/>
    <w:rsid w:val="52902483"/>
    <w:rsid w:val="5296673C"/>
    <w:rsid w:val="529B0814"/>
    <w:rsid w:val="52B136B7"/>
    <w:rsid w:val="52C319D8"/>
    <w:rsid w:val="52C6295D"/>
    <w:rsid w:val="52E03507"/>
    <w:rsid w:val="52EA3E16"/>
    <w:rsid w:val="52EC7319"/>
    <w:rsid w:val="530412BC"/>
    <w:rsid w:val="531978A0"/>
    <w:rsid w:val="5334431C"/>
    <w:rsid w:val="539D0113"/>
    <w:rsid w:val="539E2D54"/>
    <w:rsid w:val="53A2397B"/>
    <w:rsid w:val="53AE0572"/>
    <w:rsid w:val="53B65679"/>
    <w:rsid w:val="53D004E8"/>
    <w:rsid w:val="53E2021C"/>
    <w:rsid w:val="53E43F94"/>
    <w:rsid w:val="53FE5EDD"/>
    <w:rsid w:val="543A4A3D"/>
    <w:rsid w:val="54572C35"/>
    <w:rsid w:val="54791169"/>
    <w:rsid w:val="54897AC9"/>
    <w:rsid w:val="548B2808"/>
    <w:rsid w:val="549E58C4"/>
    <w:rsid w:val="54AD4D7C"/>
    <w:rsid w:val="54C2369C"/>
    <w:rsid w:val="54C343AC"/>
    <w:rsid w:val="54C6402E"/>
    <w:rsid w:val="54DB45C6"/>
    <w:rsid w:val="54EF79E3"/>
    <w:rsid w:val="550667B0"/>
    <w:rsid w:val="550B7314"/>
    <w:rsid w:val="554D57FF"/>
    <w:rsid w:val="55557661"/>
    <w:rsid w:val="55565824"/>
    <w:rsid w:val="558C0B61"/>
    <w:rsid w:val="559345AA"/>
    <w:rsid w:val="55986DE4"/>
    <w:rsid w:val="55AA64CB"/>
    <w:rsid w:val="55DC0915"/>
    <w:rsid w:val="55DF6F34"/>
    <w:rsid w:val="55E706C7"/>
    <w:rsid w:val="55E90F00"/>
    <w:rsid w:val="55EF09CE"/>
    <w:rsid w:val="55F14746"/>
    <w:rsid w:val="55F47291"/>
    <w:rsid w:val="562C1C22"/>
    <w:rsid w:val="56322AC3"/>
    <w:rsid w:val="56505911"/>
    <w:rsid w:val="56692AD3"/>
    <w:rsid w:val="56982B10"/>
    <w:rsid w:val="5699266D"/>
    <w:rsid w:val="56A76E53"/>
    <w:rsid w:val="56A84D77"/>
    <w:rsid w:val="56B55774"/>
    <w:rsid w:val="56CC14F3"/>
    <w:rsid w:val="56F3629C"/>
    <w:rsid w:val="57062473"/>
    <w:rsid w:val="5733219C"/>
    <w:rsid w:val="5746243C"/>
    <w:rsid w:val="57470CE8"/>
    <w:rsid w:val="574A1DC1"/>
    <w:rsid w:val="57724C13"/>
    <w:rsid w:val="578C2978"/>
    <w:rsid w:val="578F2469"/>
    <w:rsid w:val="57A77F5C"/>
    <w:rsid w:val="57B6756E"/>
    <w:rsid w:val="57D0331F"/>
    <w:rsid w:val="57DF05B4"/>
    <w:rsid w:val="57F4005C"/>
    <w:rsid w:val="5822419A"/>
    <w:rsid w:val="58425BDC"/>
    <w:rsid w:val="584414A5"/>
    <w:rsid w:val="586631C9"/>
    <w:rsid w:val="586C6306"/>
    <w:rsid w:val="58705940"/>
    <w:rsid w:val="58A05982"/>
    <w:rsid w:val="58A9755A"/>
    <w:rsid w:val="58E7560E"/>
    <w:rsid w:val="59162E41"/>
    <w:rsid w:val="59227449"/>
    <w:rsid w:val="59265E4F"/>
    <w:rsid w:val="593257A1"/>
    <w:rsid w:val="593C6EA1"/>
    <w:rsid w:val="59563050"/>
    <w:rsid w:val="59A05A88"/>
    <w:rsid w:val="59A435EF"/>
    <w:rsid w:val="59F1681C"/>
    <w:rsid w:val="59F275EA"/>
    <w:rsid w:val="5A2B56FD"/>
    <w:rsid w:val="5A986507"/>
    <w:rsid w:val="5AA44F4C"/>
    <w:rsid w:val="5AB16C5B"/>
    <w:rsid w:val="5AC01EF2"/>
    <w:rsid w:val="5B024A54"/>
    <w:rsid w:val="5B143C11"/>
    <w:rsid w:val="5B1533D9"/>
    <w:rsid w:val="5B2D5171"/>
    <w:rsid w:val="5B507CC2"/>
    <w:rsid w:val="5B555777"/>
    <w:rsid w:val="5B585D30"/>
    <w:rsid w:val="5B6A7475"/>
    <w:rsid w:val="5B77571F"/>
    <w:rsid w:val="5B8B43BF"/>
    <w:rsid w:val="5B9A66A9"/>
    <w:rsid w:val="5BAF6C35"/>
    <w:rsid w:val="5C0213EC"/>
    <w:rsid w:val="5C104AAE"/>
    <w:rsid w:val="5C114298"/>
    <w:rsid w:val="5C2D3FFE"/>
    <w:rsid w:val="5C4C0928"/>
    <w:rsid w:val="5C533E08"/>
    <w:rsid w:val="5C6C0FCA"/>
    <w:rsid w:val="5C767840"/>
    <w:rsid w:val="5C9802C5"/>
    <w:rsid w:val="5CAC3A7F"/>
    <w:rsid w:val="5CB73713"/>
    <w:rsid w:val="5CC24D35"/>
    <w:rsid w:val="5CD050B5"/>
    <w:rsid w:val="5CD31262"/>
    <w:rsid w:val="5D2E11ED"/>
    <w:rsid w:val="5D2E44D2"/>
    <w:rsid w:val="5D4B5084"/>
    <w:rsid w:val="5D630DB1"/>
    <w:rsid w:val="5D635F29"/>
    <w:rsid w:val="5D8313AE"/>
    <w:rsid w:val="5D8451DF"/>
    <w:rsid w:val="5DB744C7"/>
    <w:rsid w:val="5DBF3D6E"/>
    <w:rsid w:val="5DD949C8"/>
    <w:rsid w:val="5DE01011"/>
    <w:rsid w:val="5DF91BEA"/>
    <w:rsid w:val="5E0324CA"/>
    <w:rsid w:val="5E3D38D5"/>
    <w:rsid w:val="5E722890"/>
    <w:rsid w:val="5E99597B"/>
    <w:rsid w:val="5EAA5DDA"/>
    <w:rsid w:val="5EE13C27"/>
    <w:rsid w:val="5EF37781"/>
    <w:rsid w:val="5F016CDD"/>
    <w:rsid w:val="5F114C06"/>
    <w:rsid w:val="5F27742B"/>
    <w:rsid w:val="5F3B478D"/>
    <w:rsid w:val="5F506981"/>
    <w:rsid w:val="5F611CF4"/>
    <w:rsid w:val="5F62127F"/>
    <w:rsid w:val="5F634CD3"/>
    <w:rsid w:val="5F864BC4"/>
    <w:rsid w:val="5F8E5FCD"/>
    <w:rsid w:val="5FA131F0"/>
    <w:rsid w:val="5FB20F0C"/>
    <w:rsid w:val="5FC02251"/>
    <w:rsid w:val="5FF212CF"/>
    <w:rsid w:val="60151C26"/>
    <w:rsid w:val="601B093B"/>
    <w:rsid w:val="601C57A4"/>
    <w:rsid w:val="60365B77"/>
    <w:rsid w:val="604C498D"/>
    <w:rsid w:val="604D4C6F"/>
    <w:rsid w:val="60536011"/>
    <w:rsid w:val="609323F2"/>
    <w:rsid w:val="60B64B2E"/>
    <w:rsid w:val="60BB2A43"/>
    <w:rsid w:val="60C1494C"/>
    <w:rsid w:val="61094D40"/>
    <w:rsid w:val="61171AD8"/>
    <w:rsid w:val="6126686F"/>
    <w:rsid w:val="614416A2"/>
    <w:rsid w:val="61580343"/>
    <w:rsid w:val="61C86CA3"/>
    <w:rsid w:val="61D76693"/>
    <w:rsid w:val="61E12825"/>
    <w:rsid w:val="620E0D6B"/>
    <w:rsid w:val="621A7F0A"/>
    <w:rsid w:val="623B1A19"/>
    <w:rsid w:val="62880D6C"/>
    <w:rsid w:val="62E72EE1"/>
    <w:rsid w:val="62EC5DE5"/>
    <w:rsid w:val="62FD0BCE"/>
    <w:rsid w:val="630B100E"/>
    <w:rsid w:val="631728A2"/>
    <w:rsid w:val="63181564"/>
    <w:rsid w:val="6344466B"/>
    <w:rsid w:val="634F63FB"/>
    <w:rsid w:val="635307EE"/>
    <w:rsid w:val="635B4290"/>
    <w:rsid w:val="63666773"/>
    <w:rsid w:val="6399504A"/>
    <w:rsid w:val="63AC00FE"/>
    <w:rsid w:val="63B16BB0"/>
    <w:rsid w:val="63B86BA8"/>
    <w:rsid w:val="63B9462A"/>
    <w:rsid w:val="63BE18B7"/>
    <w:rsid w:val="63C329BB"/>
    <w:rsid w:val="63CF256B"/>
    <w:rsid w:val="63D62ABF"/>
    <w:rsid w:val="63F26BD1"/>
    <w:rsid w:val="6403320D"/>
    <w:rsid w:val="64047D3A"/>
    <w:rsid w:val="644C3C0E"/>
    <w:rsid w:val="646B101A"/>
    <w:rsid w:val="64816785"/>
    <w:rsid w:val="648F1CFA"/>
    <w:rsid w:val="64BA1C4E"/>
    <w:rsid w:val="64F14763"/>
    <w:rsid w:val="64FE0F2B"/>
    <w:rsid w:val="65530F79"/>
    <w:rsid w:val="657D5FF6"/>
    <w:rsid w:val="657E3510"/>
    <w:rsid w:val="65891022"/>
    <w:rsid w:val="65891C21"/>
    <w:rsid w:val="6589525D"/>
    <w:rsid w:val="65A705D2"/>
    <w:rsid w:val="65B75967"/>
    <w:rsid w:val="65B8384E"/>
    <w:rsid w:val="65BB6DAE"/>
    <w:rsid w:val="65D007D2"/>
    <w:rsid w:val="65D056EB"/>
    <w:rsid w:val="65DC68AD"/>
    <w:rsid w:val="65DD6A95"/>
    <w:rsid w:val="65FF6A62"/>
    <w:rsid w:val="660E65C4"/>
    <w:rsid w:val="6621372E"/>
    <w:rsid w:val="662778A8"/>
    <w:rsid w:val="664A0163"/>
    <w:rsid w:val="667E3DD4"/>
    <w:rsid w:val="66805D9E"/>
    <w:rsid w:val="668C53CC"/>
    <w:rsid w:val="669B2164"/>
    <w:rsid w:val="66A90501"/>
    <w:rsid w:val="66AD1184"/>
    <w:rsid w:val="66BB28CD"/>
    <w:rsid w:val="66DF1B3C"/>
    <w:rsid w:val="66E16111"/>
    <w:rsid w:val="66E1665E"/>
    <w:rsid w:val="673E73EE"/>
    <w:rsid w:val="674C3ED2"/>
    <w:rsid w:val="67631BAC"/>
    <w:rsid w:val="67871780"/>
    <w:rsid w:val="67A6391B"/>
    <w:rsid w:val="67AD3764"/>
    <w:rsid w:val="67BD3540"/>
    <w:rsid w:val="67D7796D"/>
    <w:rsid w:val="68241D9A"/>
    <w:rsid w:val="68352BB8"/>
    <w:rsid w:val="68376930"/>
    <w:rsid w:val="683B1BE7"/>
    <w:rsid w:val="68480F25"/>
    <w:rsid w:val="68534D38"/>
    <w:rsid w:val="685F2D49"/>
    <w:rsid w:val="68623CCE"/>
    <w:rsid w:val="68706867"/>
    <w:rsid w:val="6873170C"/>
    <w:rsid w:val="68752799"/>
    <w:rsid w:val="688D6550"/>
    <w:rsid w:val="68975621"/>
    <w:rsid w:val="689A6E96"/>
    <w:rsid w:val="68A514AD"/>
    <w:rsid w:val="68AD274F"/>
    <w:rsid w:val="68F64541"/>
    <w:rsid w:val="68FB795E"/>
    <w:rsid w:val="690210E1"/>
    <w:rsid w:val="6906005F"/>
    <w:rsid w:val="69123E71"/>
    <w:rsid w:val="69243C3C"/>
    <w:rsid w:val="69290363"/>
    <w:rsid w:val="692F585A"/>
    <w:rsid w:val="69555F9C"/>
    <w:rsid w:val="695967E4"/>
    <w:rsid w:val="69641ECE"/>
    <w:rsid w:val="6991693E"/>
    <w:rsid w:val="69B836FB"/>
    <w:rsid w:val="69FD3262"/>
    <w:rsid w:val="69FD428A"/>
    <w:rsid w:val="6A000277"/>
    <w:rsid w:val="6A165A06"/>
    <w:rsid w:val="6A254FE9"/>
    <w:rsid w:val="6A2E7AC1"/>
    <w:rsid w:val="6A2F5543"/>
    <w:rsid w:val="6A3409ED"/>
    <w:rsid w:val="6A380F1F"/>
    <w:rsid w:val="6A3D22DA"/>
    <w:rsid w:val="6A491970"/>
    <w:rsid w:val="6A701401"/>
    <w:rsid w:val="6A794AE6"/>
    <w:rsid w:val="6A9D13FA"/>
    <w:rsid w:val="6ABF12C5"/>
    <w:rsid w:val="6ACD4147"/>
    <w:rsid w:val="6AE126C6"/>
    <w:rsid w:val="6AE53FE4"/>
    <w:rsid w:val="6AE93A16"/>
    <w:rsid w:val="6B073028"/>
    <w:rsid w:val="6B1A7D54"/>
    <w:rsid w:val="6BBA3B00"/>
    <w:rsid w:val="6BC24763"/>
    <w:rsid w:val="6BC84774"/>
    <w:rsid w:val="6BD826D9"/>
    <w:rsid w:val="6BDA7398"/>
    <w:rsid w:val="6BF31F05"/>
    <w:rsid w:val="6BF43BAA"/>
    <w:rsid w:val="6BFA2AB6"/>
    <w:rsid w:val="6C1260D4"/>
    <w:rsid w:val="6C127752"/>
    <w:rsid w:val="6C1B6BCF"/>
    <w:rsid w:val="6C20148A"/>
    <w:rsid w:val="6C2211F6"/>
    <w:rsid w:val="6C2F6527"/>
    <w:rsid w:val="6C315445"/>
    <w:rsid w:val="6C384A25"/>
    <w:rsid w:val="6C3D7821"/>
    <w:rsid w:val="6C49093C"/>
    <w:rsid w:val="6C845C64"/>
    <w:rsid w:val="6C9D0B3F"/>
    <w:rsid w:val="6CC232FE"/>
    <w:rsid w:val="6CC56480"/>
    <w:rsid w:val="6CDD3B27"/>
    <w:rsid w:val="6CE412B4"/>
    <w:rsid w:val="6D0F7B79"/>
    <w:rsid w:val="6D223821"/>
    <w:rsid w:val="6D3909BE"/>
    <w:rsid w:val="6D4020E7"/>
    <w:rsid w:val="6D622950"/>
    <w:rsid w:val="6D673A8B"/>
    <w:rsid w:val="6D6C2BD8"/>
    <w:rsid w:val="6D6F0E98"/>
    <w:rsid w:val="6D717C1E"/>
    <w:rsid w:val="6D8209A2"/>
    <w:rsid w:val="6D8B4F45"/>
    <w:rsid w:val="6DA46F1D"/>
    <w:rsid w:val="6DC23F15"/>
    <w:rsid w:val="6DD05A39"/>
    <w:rsid w:val="6DDD5884"/>
    <w:rsid w:val="6E005A16"/>
    <w:rsid w:val="6E0B4599"/>
    <w:rsid w:val="6E401B9F"/>
    <w:rsid w:val="6E431A41"/>
    <w:rsid w:val="6E6A45B3"/>
    <w:rsid w:val="6E732CC4"/>
    <w:rsid w:val="6E811FDA"/>
    <w:rsid w:val="6E9B6407"/>
    <w:rsid w:val="6EB83BFB"/>
    <w:rsid w:val="6EB97BB5"/>
    <w:rsid w:val="6EF967A0"/>
    <w:rsid w:val="6EFE1F56"/>
    <w:rsid w:val="6F206660"/>
    <w:rsid w:val="6F327E52"/>
    <w:rsid w:val="6F424616"/>
    <w:rsid w:val="6F45112C"/>
    <w:rsid w:val="6F483F13"/>
    <w:rsid w:val="6F7A62E8"/>
    <w:rsid w:val="6F7D69F9"/>
    <w:rsid w:val="6F7E6BF3"/>
    <w:rsid w:val="6F822E81"/>
    <w:rsid w:val="6F9F119F"/>
    <w:rsid w:val="6FB645DF"/>
    <w:rsid w:val="6FD74555"/>
    <w:rsid w:val="6FF173C5"/>
    <w:rsid w:val="700D2139"/>
    <w:rsid w:val="701D465E"/>
    <w:rsid w:val="7027728A"/>
    <w:rsid w:val="702C13CE"/>
    <w:rsid w:val="7055578D"/>
    <w:rsid w:val="705636CC"/>
    <w:rsid w:val="70926DFA"/>
    <w:rsid w:val="70B544F8"/>
    <w:rsid w:val="70BC436A"/>
    <w:rsid w:val="70BD7BEF"/>
    <w:rsid w:val="70DD5863"/>
    <w:rsid w:val="70F328DF"/>
    <w:rsid w:val="70F859EE"/>
    <w:rsid w:val="710729EA"/>
    <w:rsid w:val="710E5E8B"/>
    <w:rsid w:val="71162E9F"/>
    <w:rsid w:val="71200BEF"/>
    <w:rsid w:val="71237A52"/>
    <w:rsid w:val="71573D01"/>
    <w:rsid w:val="71685DAD"/>
    <w:rsid w:val="716F713B"/>
    <w:rsid w:val="71871BBF"/>
    <w:rsid w:val="71AF5789"/>
    <w:rsid w:val="71C852BA"/>
    <w:rsid w:val="71D67E52"/>
    <w:rsid w:val="71DA44DF"/>
    <w:rsid w:val="71F4756C"/>
    <w:rsid w:val="71FA6D8D"/>
    <w:rsid w:val="72106CAE"/>
    <w:rsid w:val="72157D6D"/>
    <w:rsid w:val="7277312E"/>
    <w:rsid w:val="72866971"/>
    <w:rsid w:val="728B4DB8"/>
    <w:rsid w:val="72A04E3E"/>
    <w:rsid w:val="72A44BC2"/>
    <w:rsid w:val="72B02D7E"/>
    <w:rsid w:val="72B64F42"/>
    <w:rsid w:val="72F571CC"/>
    <w:rsid w:val="72FB158D"/>
    <w:rsid w:val="73003938"/>
    <w:rsid w:val="73062743"/>
    <w:rsid w:val="73080A6D"/>
    <w:rsid w:val="730B6BCA"/>
    <w:rsid w:val="7312785A"/>
    <w:rsid w:val="73430029"/>
    <w:rsid w:val="734A4459"/>
    <w:rsid w:val="734C4058"/>
    <w:rsid w:val="73666F0F"/>
    <w:rsid w:val="7377177D"/>
    <w:rsid w:val="738844E4"/>
    <w:rsid w:val="73922C6D"/>
    <w:rsid w:val="73AD3F4B"/>
    <w:rsid w:val="73BB5FFC"/>
    <w:rsid w:val="73C60741"/>
    <w:rsid w:val="74196D88"/>
    <w:rsid w:val="742A7ABE"/>
    <w:rsid w:val="744F6DB0"/>
    <w:rsid w:val="746127CF"/>
    <w:rsid w:val="746871C0"/>
    <w:rsid w:val="746C5BB4"/>
    <w:rsid w:val="746F1200"/>
    <w:rsid w:val="747C1D72"/>
    <w:rsid w:val="747E4ADD"/>
    <w:rsid w:val="748D0748"/>
    <w:rsid w:val="749C496A"/>
    <w:rsid w:val="74A62F57"/>
    <w:rsid w:val="74A844D0"/>
    <w:rsid w:val="74B90F33"/>
    <w:rsid w:val="74CF3033"/>
    <w:rsid w:val="74F26A6B"/>
    <w:rsid w:val="75070F8F"/>
    <w:rsid w:val="750758DC"/>
    <w:rsid w:val="75574211"/>
    <w:rsid w:val="758B02BC"/>
    <w:rsid w:val="75B8552F"/>
    <w:rsid w:val="75B90561"/>
    <w:rsid w:val="75C116C2"/>
    <w:rsid w:val="75CC7A53"/>
    <w:rsid w:val="75CE2F56"/>
    <w:rsid w:val="75ED7F88"/>
    <w:rsid w:val="75FC4D15"/>
    <w:rsid w:val="7605782D"/>
    <w:rsid w:val="761D5360"/>
    <w:rsid w:val="764A4A07"/>
    <w:rsid w:val="76504A2B"/>
    <w:rsid w:val="767A1B5E"/>
    <w:rsid w:val="767C4A83"/>
    <w:rsid w:val="767D6EE6"/>
    <w:rsid w:val="767E200A"/>
    <w:rsid w:val="76933ED8"/>
    <w:rsid w:val="76951423"/>
    <w:rsid w:val="769907B6"/>
    <w:rsid w:val="769E4120"/>
    <w:rsid w:val="76AA6753"/>
    <w:rsid w:val="76C613A2"/>
    <w:rsid w:val="76D336FD"/>
    <w:rsid w:val="76F913BE"/>
    <w:rsid w:val="76FE5846"/>
    <w:rsid w:val="76FF4B26"/>
    <w:rsid w:val="77124370"/>
    <w:rsid w:val="77252ACD"/>
    <w:rsid w:val="772936C7"/>
    <w:rsid w:val="774435EE"/>
    <w:rsid w:val="774B6D8E"/>
    <w:rsid w:val="775748F9"/>
    <w:rsid w:val="775C3CBE"/>
    <w:rsid w:val="776B03F9"/>
    <w:rsid w:val="77755E29"/>
    <w:rsid w:val="777B0693"/>
    <w:rsid w:val="77877839"/>
    <w:rsid w:val="778C198C"/>
    <w:rsid w:val="77C2468B"/>
    <w:rsid w:val="77DC095A"/>
    <w:rsid w:val="77E9454A"/>
    <w:rsid w:val="77EC39D3"/>
    <w:rsid w:val="77ED6C1B"/>
    <w:rsid w:val="77F160D3"/>
    <w:rsid w:val="78073AFA"/>
    <w:rsid w:val="7808174F"/>
    <w:rsid w:val="7830166E"/>
    <w:rsid w:val="783F491F"/>
    <w:rsid w:val="78427A89"/>
    <w:rsid w:val="785873D2"/>
    <w:rsid w:val="786C6182"/>
    <w:rsid w:val="789A0AEB"/>
    <w:rsid w:val="78A06277"/>
    <w:rsid w:val="78B10710"/>
    <w:rsid w:val="78B47B29"/>
    <w:rsid w:val="78BA359E"/>
    <w:rsid w:val="78D21D5D"/>
    <w:rsid w:val="78D301E3"/>
    <w:rsid w:val="78DB1D56"/>
    <w:rsid w:val="797F7E64"/>
    <w:rsid w:val="79C330C2"/>
    <w:rsid w:val="79C73ADB"/>
    <w:rsid w:val="79D00897"/>
    <w:rsid w:val="79DE4E5E"/>
    <w:rsid w:val="7A117820"/>
    <w:rsid w:val="7A1964FF"/>
    <w:rsid w:val="7A26699F"/>
    <w:rsid w:val="7A39722E"/>
    <w:rsid w:val="7A446928"/>
    <w:rsid w:val="7A586438"/>
    <w:rsid w:val="7A672360"/>
    <w:rsid w:val="7A811A02"/>
    <w:rsid w:val="7A8D23E0"/>
    <w:rsid w:val="7A8E221F"/>
    <w:rsid w:val="7A9814B1"/>
    <w:rsid w:val="7A9C6FC5"/>
    <w:rsid w:val="7AA9084B"/>
    <w:rsid w:val="7AAC5052"/>
    <w:rsid w:val="7AB42B7D"/>
    <w:rsid w:val="7ABF07F0"/>
    <w:rsid w:val="7AD33C0D"/>
    <w:rsid w:val="7ADB334B"/>
    <w:rsid w:val="7AF37E4A"/>
    <w:rsid w:val="7B1D4732"/>
    <w:rsid w:val="7B3307AF"/>
    <w:rsid w:val="7B5D639A"/>
    <w:rsid w:val="7B687984"/>
    <w:rsid w:val="7B704D90"/>
    <w:rsid w:val="7B746F8E"/>
    <w:rsid w:val="7B784B8C"/>
    <w:rsid w:val="7B7F2E2C"/>
    <w:rsid w:val="7B7F61CD"/>
    <w:rsid w:val="7B916245"/>
    <w:rsid w:val="7B9312C5"/>
    <w:rsid w:val="7B9A1458"/>
    <w:rsid w:val="7B9E325B"/>
    <w:rsid w:val="7BAA2E30"/>
    <w:rsid w:val="7BBB6712"/>
    <w:rsid w:val="7BC11200"/>
    <w:rsid w:val="7BD83B2F"/>
    <w:rsid w:val="7BEE0EE2"/>
    <w:rsid w:val="7BF22E42"/>
    <w:rsid w:val="7C417926"/>
    <w:rsid w:val="7C442F72"/>
    <w:rsid w:val="7C741AA9"/>
    <w:rsid w:val="7C857813"/>
    <w:rsid w:val="7C8A3680"/>
    <w:rsid w:val="7C8D5568"/>
    <w:rsid w:val="7C9D0A06"/>
    <w:rsid w:val="7CA83501"/>
    <w:rsid w:val="7CC320E9"/>
    <w:rsid w:val="7CC75342"/>
    <w:rsid w:val="7CD812C3"/>
    <w:rsid w:val="7CD96806"/>
    <w:rsid w:val="7CE34C72"/>
    <w:rsid w:val="7D0708B7"/>
    <w:rsid w:val="7D0746CC"/>
    <w:rsid w:val="7D185F39"/>
    <w:rsid w:val="7D204AD7"/>
    <w:rsid w:val="7D672CCD"/>
    <w:rsid w:val="7D836490"/>
    <w:rsid w:val="7D92026E"/>
    <w:rsid w:val="7D964715"/>
    <w:rsid w:val="7D9F66B2"/>
    <w:rsid w:val="7DAC22C0"/>
    <w:rsid w:val="7DAE14FE"/>
    <w:rsid w:val="7DD74B74"/>
    <w:rsid w:val="7DEE5187"/>
    <w:rsid w:val="7E0B3DE4"/>
    <w:rsid w:val="7E260B81"/>
    <w:rsid w:val="7E350DC4"/>
    <w:rsid w:val="7E4029B0"/>
    <w:rsid w:val="7E5512D0"/>
    <w:rsid w:val="7E7A6445"/>
    <w:rsid w:val="7EB006E5"/>
    <w:rsid w:val="7EBA4878"/>
    <w:rsid w:val="7EBB576E"/>
    <w:rsid w:val="7ECC2A41"/>
    <w:rsid w:val="7ED10C1A"/>
    <w:rsid w:val="7ED25B44"/>
    <w:rsid w:val="7F0C0DFF"/>
    <w:rsid w:val="7F193DE6"/>
    <w:rsid w:val="7F290798"/>
    <w:rsid w:val="7F367E3D"/>
    <w:rsid w:val="7F572FBC"/>
    <w:rsid w:val="7F5C7498"/>
    <w:rsid w:val="7F5F793C"/>
    <w:rsid w:val="7F6E5620"/>
    <w:rsid w:val="7F710522"/>
    <w:rsid w:val="7F7224CC"/>
    <w:rsid w:val="7F7A1433"/>
    <w:rsid w:val="7F7E679B"/>
    <w:rsid w:val="7FB16B71"/>
    <w:rsid w:val="7FC06324"/>
    <w:rsid w:val="7FE851D3"/>
    <w:rsid w:val="7FEC0F70"/>
    <w:rsid w:val="7FF902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qFormat/>
    <w:uiPriority w:val="1"/>
    <w:pPr>
      <w:outlineLvl w:val="1"/>
    </w:pPr>
    <w:rPr>
      <w:rFonts w:ascii="宋体" w:hAnsi="宋体" w:eastAsia="宋体" w:cs="宋体"/>
      <w:sz w:val="31"/>
      <w:szCs w:val="31"/>
      <w:lang w:val="en-US" w:eastAsia="en-US" w:bidi="ar-SA"/>
    </w:rPr>
  </w:style>
  <w:style w:type="paragraph" w:styleId="4">
    <w:name w:val="heading 2"/>
    <w:basedOn w:val="1"/>
    <w:next w:val="1"/>
    <w:qFormat/>
    <w:uiPriority w:val="1"/>
    <w:pPr>
      <w:spacing w:line="281" w:lineRule="exact"/>
      <w:ind w:left="20"/>
      <w:outlineLvl w:val="2"/>
    </w:pPr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5">
    <w:name w:val="heading 3"/>
    <w:basedOn w:val="1"/>
    <w:next w:val="1"/>
    <w:qFormat/>
    <w:uiPriority w:val="1"/>
    <w:pPr>
      <w:ind w:left="652" w:hanging="422"/>
      <w:outlineLvl w:val="3"/>
    </w:pPr>
    <w:rPr>
      <w:rFonts w:ascii="Microsoft JhengHei" w:hAnsi="Microsoft JhengHei" w:eastAsia="Microsoft JhengHei" w:cs="Microsoft JhengHei"/>
      <w:b/>
      <w:bCs/>
      <w:sz w:val="21"/>
      <w:szCs w:val="21"/>
      <w:lang w:val="en-US" w:eastAsia="en-US" w:bidi="ar-SA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en-US" w:eastAsia="en-US" w:bidi="ar-SA"/>
    </w:rPr>
  </w:style>
  <w:style w:type="paragraph" w:styleId="7">
    <w:name w:val="caption"/>
    <w:basedOn w:val="1"/>
    <w:next w:val="1"/>
    <w:unhideWhenUsed/>
    <w:qFormat/>
    <w:uiPriority w:val="0"/>
    <w:pPr>
      <w:widowControl w:val="0"/>
      <w:spacing w:before="152" w:after="160"/>
      <w:jc w:val="both"/>
    </w:pPr>
    <w:rPr>
      <w:rFonts w:ascii="Arial" w:hAnsi="Arial" w:eastAsia="黑体" w:cs="Arial"/>
      <w:kern w:val="2"/>
      <w:sz w:val="20"/>
      <w:szCs w:val="20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toc 3"/>
    <w:basedOn w:val="1"/>
    <w:next w:val="1"/>
    <w:qFormat/>
    <w:uiPriority w:val="1"/>
    <w:pPr>
      <w:spacing w:before="61"/>
      <w:ind w:left="1703" w:hanging="631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1"/>
    <w:pPr>
      <w:spacing w:before="60"/>
      <w:ind w:left="231"/>
    </w:pPr>
    <w:rPr>
      <w:rFonts w:ascii="宋体" w:hAnsi="宋体" w:eastAsia="宋体" w:cs="宋体"/>
      <w:sz w:val="21"/>
      <w:szCs w:val="21"/>
      <w:lang w:val="en-US" w:eastAsia="en-US" w:bidi="ar-SA"/>
    </w:rPr>
  </w:style>
  <w:style w:type="paragraph" w:styleId="12">
    <w:name w:val="toc 2"/>
    <w:basedOn w:val="1"/>
    <w:next w:val="1"/>
    <w:qFormat/>
    <w:uiPriority w:val="1"/>
    <w:pPr>
      <w:spacing w:before="46"/>
      <w:ind w:left="1073" w:hanging="421"/>
    </w:pPr>
    <w:rPr>
      <w:rFonts w:ascii="宋体" w:hAnsi="宋体" w:eastAsia="宋体" w:cs="宋体"/>
      <w:sz w:val="21"/>
      <w:szCs w:val="21"/>
      <w:lang w:val="en-US" w:eastAsia="en-US" w:bidi="ar-SA"/>
    </w:rPr>
  </w:style>
  <w:style w:type="table" w:styleId="14">
    <w:name w:val="Table Grid"/>
    <w:basedOn w:val="13"/>
    <w:qFormat/>
    <w:uiPriority w:val="0"/>
    <w:rPr>
      <w:rFonts w:ascii="宋体"/>
      <w:sz w:val="18"/>
      <w:szCs w:val="1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List Paragraph"/>
    <w:basedOn w:val="1"/>
    <w:qFormat/>
    <w:uiPriority w:val="1"/>
    <w:pPr>
      <w:ind w:left="652" w:hanging="422"/>
    </w:pPr>
    <w:rPr>
      <w:rFonts w:ascii="Microsoft JhengHei" w:hAnsi="Microsoft JhengHei" w:eastAsia="Microsoft JhengHei" w:cs="Microsoft JhengHei"/>
      <w:lang w:val="en-US" w:eastAsia="en-US" w:bidi="ar-SA"/>
    </w:rPr>
  </w:style>
  <w:style w:type="paragraph" w:customStyle="1" w:styleId="18">
    <w:name w:val="Table Paragraph"/>
    <w:basedOn w:val="1"/>
    <w:link w:val="27"/>
    <w:qFormat/>
    <w:uiPriority w:val="1"/>
    <w:pPr>
      <w:spacing w:before="15"/>
      <w:ind w:left="112"/>
    </w:pPr>
    <w:rPr>
      <w:rFonts w:ascii="宋体" w:hAnsi="宋体" w:eastAsia="宋体" w:cs="宋体"/>
      <w:lang w:val="en-US" w:eastAsia="en-US" w:bidi="ar-SA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Theme="minorHAnsi" w:hAnsiTheme="minorHAnsi" w:eastAsiaTheme="minorHAnsi" w:cstheme="minorBidi"/>
      <w:sz w:val="20"/>
      <w:szCs w:val="20"/>
    </w:rPr>
  </w:style>
  <w:style w:type="paragraph" w:customStyle="1" w:styleId="20">
    <w:name w:val="WPSOffice手动目录 1"/>
    <w:qFormat/>
    <w:uiPriority w:val="0"/>
    <w:pPr>
      <w:ind w:leftChars="0"/>
    </w:pPr>
    <w:rPr>
      <w:rFonts w:asciiTheme="minorHAnsi" w:hAnsiTheme="minorHAnsi" w:eastAsiaTheme="minorHAnsi" w:cstheme="minorBidi"/>
      <w:sz w:val="20"/>
      <w:szCs w:val="20"/>
    </w:rPr>
  </w:style>
  <w:style w:type="paragraph" w:customStyle="1" w:styleId="21">
    <w:name w:val="WPSOffice手动目录 3"/>
    <w:qFormat/>
    <w:uiPriority w:val="0"/>
    <w:pPr>
      <w:ind w:leftChars="400"/>
    </w:pPr>
    <w:rPr>
      <w:rFonts w:asciiTheme="minorHAnsi" w:hAnsiTheme="minorHAnsi" w:eastAsiaTheme="minorHAnsi" w:cstheme="minorBidi"/>
      <w:sz w:val="20"/>
      <w:szCs w:val="20"/>
    </w:rPr>
  </w:style>
  <w:style w:type="paragraph" w:customStyle="1" w:styleId="22">
    <w:name w:val="列出段落1"/>
    <w:basedOn w:val="1"/>
    <w:unhideWhenUsed/>
    <w:qFormat/>
    <w:uiPriority w:val="99"/>
    <w:pPr>
      <w:ind w:firstLine="420" w:firstLineChars="200"/>
    </w:pPr>
  </w:style>
  <w:style w:type="paragraph" w:customStyle="1" w:styleId="23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szCs w:val="22"/>
      <w:lang w:val="en-US" w:eastAsia="zh-CN" w:bidi="ar-SA"/>
    </w:rPr>
  </w:style>
  <w:style w:type="paragraph" w:customStyle="1" w:styleId="24">
    <w:name w:val="附录章标题"/>
    <w:next w:val="23"/>
    <w:qFormat/>
    <w:uiPriority w:val="0"/>
    <w:pPr>
      <w:numPr>
        <w:ilvl w:val="1"/>
        <w:numId w:val="1"/>
      </w:num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szCs w:val="22"/>
      <w:lang w:val="en-US" w:eastAsia="zh-CN" w:bidi="ar-SA"/>
    </w:rPr>
  </w:style>
  <w:style w:type="character" w:customStyle="1" w:styleId="25">
    <w:name w:val="font21"/>
    <w:basedOn w:val="15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26">
    <w:name w:val="font01"/>
    <w:basedOn w:val="1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7">
    <w:name w:val="Table Paragraph Char"/>
    <w:link w:val="18"/>
    <w:qFormat/>
    <w:uiPriority w:val="1"/>
    <w:rPr>
      <w:rFonts w:ascii="宋体" w:hAnsi="宋体" w:eastAsia="宋体" w:cs="宋体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microsoft.com/office/2011/relationships/people" Target="people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2207</Words>
  <Characters>2907</Characters>
  <Lines>0</Lines>
  <Paragraphs>0</Paragraphs>
  <TotalTime>5</TotalTime>
  <ScaleCrop>false</ScaleCrop>
  <LinksUpToDate>false</LinksUpToDate>
  <CharactersWithSpaces>3112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2021-10-12T06:22:00Z</dcterms:created>
  <dc:creator>Administrator</dc:creator>
  <cp:lastModifiedBy>G012787</cp:lastModifiedBy>
  <dcterms:modified xsi:type="dcterms:W3CDTF">2026-03-05T01:27:05Z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2021-10-12T00:00:00Z</vt:filetime>
  </property>
  <property fmtid="{D5CDD505-2E9C-101B-9397-08002B2CF9AE}" pid="5" name="KSOProductBuildVer">
    <vt:lpwstr>2052-11.1.0.11636</vt:lpwstr>
  </property>
  <property fmtid="{D5CDD505-2E9C-101B-9397-08002B2CF9AE}" pid="6" name="ICV">
    <vt:lpwstr>92A3C851182F475EA38608D7A9747606</vt:lpwstr>
  </property>
  <property fmtid="{D5CDD505-2E9C-101B-9397-08002B2CF9AE}" pid="7" name="KSOTemplateDocerSaveRecord">
    <vt:lpwstr>eyJoZGlkIjoiMDc2OWU3N2NiMjkwYTQ5NDU1NTI4OGQxZWVlNGRkYWYifQ==</vt:lpwstr>
  </property>
</Properties>
</file>